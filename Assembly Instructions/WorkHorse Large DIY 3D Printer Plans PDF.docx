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p0ohtqwcaig8" w:id="0"/>
      <w:bookmarkEnd w:id="0"/>
      <w:ins w:author="Anonymous" w:id="0" w:date="2025-11-09T19:40:05Z">
        <w:del w:author="Anonymous" w:id="1" w:date="2025-11-09T19:40:10Z">
          <w:r w:rsidDel="00000000" w:rsidR="00000000" w:rsidRPr="00000000">
            <w:rPr>
              <w:b w:val="1"/>
              <w:bCs w:val="1"/>
              <w:rtl w:val="0"/>
              <w:rPrChange w:author="Anonymous" w:id="2" w:date="2025-11-09T19:40:05Z">
                <w:rPr/>
              </w:rPrChange>
            </w:rPr>
            <w:delText xml:space="preserve">nn</w:delText>
          </w:r>
        </w:del>
      </w:ins>
      <w:r w:rsidDel="00000000" w:rsidR="00000000" w:rsidRPr="00000000">
        <w:rPr>
          <w:b w:val="1"/>
          <w:bCs w:val="1"/>
          <w:rtl w:val="0"/>
        </w:rPr>
        <w:t xml:space="preserve">WorkHorse: Large DIY 3D Printer Plans PDF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>
        <w:sz w:val="16"/>
        <w:szCs w:val="16"/>
      </w:rPr>
    </w:pPr>
    <w:hyperlink r:id="rId1">
      <w:r w:rsidDel="00000000" w:rsidR="00000000" w:rsidRPr="00000000">
        <w:rPr>
          <w:color w:val="1155cc"/>
          <w:sz w:val="16"/>
          <w:szCs w:val="16"/>
          <w:rtl w:val="0"/>
        </w:rPr>
        <w:t xml:space="preserve">3D Distributed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sites.google.com/view/3d-distribut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