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qvtahyhdz742" w:id="0"/>
      <w:bookmarkEnd w:id="0"/>
      <w:del w:author="Wu Xiaogu" w:id="0" w:date="2024-05-23T08:10:22Z">
        <w:r w:rsidDel="00000000" w:rsidR="00000000" w:rsidRPr="00000000">
          <w:fldChar w:fldCharType="begin"/>
          <w:delInstrText xml:space="preserve"> HYPERLINK "https://sites.google.com/view/3d-distributed/3d-models/tinkercad" </w:delInstrText>
          <w:fldChar w:fldCharType="separate"/>
        </w:r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delText xml:space="preserve">TinkerCAD</w:delText>
        </w:r>
        <w:r w:rsidDel="00000000" w:rsidR="00000000" w:rsidRPr="00000000">
          <w:fldChar w:fldCharType="end"/>
        </w:r>
      </w:del>
      <w:ins w:author="Wu Xiaogu" w:id="0" w:date="2024-05-23T08:10:22Z">
        <w:r w:rsidDel="00000000" w:rsidR="00000000" w:rsidRPr="00000000">
          <w:rPr>
            <w:rFonts w:ascii="Impact" w:cs="Impact" w:eastAsia="Impact" w:hAnsi="Impact"/>
            <w:rtl w:val="0"/>
          </w:rPr>
          <w:t xml:space="preserve">TinkerCAD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make your own 3d printer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online 3d printer design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3d printer design online free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design 3d printer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3d printer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3d printer design software free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3d printer online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3d printer design software free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3d printer design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3d printer model 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3d printer design software online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3d printer design your own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3d printer software free online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3d printer online designer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3d printer drawing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3d printer modeling software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3d printer drawing software free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3d printer design tools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3d printer model design software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3d printer file maker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3d printer cad download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design 3d printer software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3d printer cad software free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3d printer file creator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how to make 3d printer designs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3d printer 3d modeling software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3d printer design programs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app for 3d printer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3d printer with cad software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3d printer software autodesk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3d printer drawing software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3d printer program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cad to 3d printer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3d printer drawing program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3d printer software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3d printer website free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3d printer model making software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3d printer cad programs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3d printer program free download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3d printer files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3d printer apps free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3d printer autodesk 123d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cad program for 3d printer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3d printer and software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google 3d printer software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3d printers that work with tinkercad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3d printer designs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how to create a 3d printer model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3d printer programs free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program for 3d printer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3d printer cad drawings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3d printer free software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a 3d printer file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3d printer design drawings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programs to make 3d models for 3d printer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how to create 3d printer files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how to make 3d printer models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3d printer freeware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3d printer designs free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3d printer editing software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best free 3d printer cad software</w:t>
      </w:r>
    </w:p>
    <w:p w:rsidR="00000000" w:rsidDel="00000000" w:rsidP="00000000" w:rsidRDefault="00000000" w:rsidRPr="00000000" w14:paraId="0000003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123d design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duinotech 3d printer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app 3d printer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stl 3d printer software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best free 3d printer modeling software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cute mini octopus 3d printer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3d printer site free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free 3d printer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3d printer drawings free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3d printer software autocad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how to draw 3d model for 3d printer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download 3d printer software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how to make a 3d printer file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3d printer for beyblades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3d printer bed level test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3d printer models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3d printer boat test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beyblade 3d printer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3d printer model site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draw 3d printer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designing a 3d printer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helios 3d printer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3d printer market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3d printer bed level test print</w:t>
      </w:r>
    </w:p>
    <w:p w:rsidR="00000000" w:rsidDel="00000000" w:rsidP="00000000" w:rsidRDefault="00000000" w:rsidRPr="00000000" w14:paraId="0000005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best 3d printer 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3d printer software for beginners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ikea lack 3d printer enclosure ender 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minecraft 3d printer mod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3d printer 3d model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3d printer astroneer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ikea 3d printer enclosure ender 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best 3d printer cad software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make your own 3d printer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iphone 7 case 3d printer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rebel 2 3d printer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3d printer programs for beginners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3d printer cad files download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free 3d printer design software for mac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3d printer simulator game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3d printer autocad files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3d printer simulation software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3d printer toolbox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3d printer designs download free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what software for 3d printer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aluminium profile 3d printer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3d printer butterfly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3d printer pinewood derby car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where to find 3d printer designs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adobe 3d printer software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arduino 3d printer sketch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how to make a bobble head with a 3d printer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3d printer destiny ghost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make 3d printer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3d printer mickey mouse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3d printer test boat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3d printer bird house</w:t>
      </w:r>
    </w:p>
    <w:p w:rsidR="00000000" w:rsidDel="00000000" w:rsidP="00000000" w:rsidRDefault="00000000" w:rsidRPr="00000000" w14:paraId="00000077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best open source 3d printer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arduino uno r3 3d printer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3d printer software for chromebook</w:t>
      </w:r>
    </w:p>
    <w:p w:rsidR="00000000" w:rsidDel="00000000" w:rsidP="00000000" w:rsidRDefault="00000000" w:rsidRPr="00000000" w14:paraId="0000007A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3d printer designs to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3d printer xbox controller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3d printer aluminum extrusion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3d printer graphic design</w:t>
      </w:r>
    </w:p>
    <w:p w:rsidR="00000000" w:rsidDel="00000000" w:rsidP="00000000" w:rsidRDefault="00000000" w:rsidRPr="00000000" w14:paraId="0000007E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3d printer designs free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corridor digital 3d printer</w:t>
      </w:r>
    </w:p>
    <w:p w:rsidR="00000000" w:rsidDel="00000000" w:rsidP="00000000" w:rsidRDefault="00000000" w:rsidRPr="00000000" w14:paraId="00000080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3d models for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micromake d1 3d printer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smartrap 3d printer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m505 3d printer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aluminium extrusion 3d printer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master chief helmet 3d printer files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3d printer airpods case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rubber band gun 3d printer model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arrow 3d printer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3d printer experience chicago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bullseye 3d printer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musashi 3d printer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3d printer simulator open source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3d printer benchy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3d printer pumpkin carving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treadmill 3d printer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zootopia 3d printer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snappy 3d printer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best 3d printer design software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luke towan 3d printer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3d printer candle molds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maker 3d printer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simple 3d printer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how to make drawing for 3d printer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pingo 3d printer</w:t>
      </w:r>
    </w:p>
    <w:p w:rsidR="00000000" w:rsidDel="00000000" w:rsidP="00000000" w:rsidRDefault="00000000" w:rsidRPr="00000000" w14:paraId="00000099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easiest 3d printer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3d printer arduino case</w:t>
      </w:r>
    </w:p>
    <w:p w:rsidR="00000000" w:rsidDel="00000000" w:rsidP="00000000" w:rsidRDefault="00000000" w:rsidRPr="00000000" w14:paraId="0000009B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3d printer download designs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3d printer drawings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how to make a 3d printer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3d printer plans download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2020 aluminum extrusion 3d printer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stormtrooper costume 3d printer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3d printer overhang test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infinite 3d printer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3d printer makeup organizer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dio 3d printer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3d printer bed leveling tool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3d printer software download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overhang test 3d printer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making stamps with 3d printer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fidget spinner 3d printer designs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3d printer for anime figures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kingroon 3d printer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learn how to use a 3d printer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wahoo 3d printer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powerspec 3d printer</w:t>
      </w:r>
    </w:p>
    <w:p w:rsidR="00000000" w:rsidDel="00000000" w:rsidP="00000000" w:rsidRDefault="00000000" w:rsidRPr="00000000" w14:paraId="000000AF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3d printer plans free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3d printers for model making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vertex 3d printer</w:t>
      </w:r>
    </w:p>
    <w:p w:rsidR="00000000" w:rsidDel="00000000" w:rsidP="00000000" w:rsidRDefault="00000000" w:rsidRPr="00000000" w14:paraId="000000B2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123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3d printer desk organizer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3d models for 3d printer free download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knuckle duster 3d printer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3d printer noob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ivi 3d printer</w:t>
      </w:r>
    </w:p>
    <w:p w:rsidR="00000000" w:rsidDel="00000000" w:rsidP="00000000" w:rsidRDefault="00000000" w:rsidRPr="00000000" w14:paraId="000000B8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best software for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how to make a 3d printer out of legos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retraction test 3d printer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polar bear 3d printer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3d printer temperature tower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3d printer mouse trap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3d printer test cube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28byj 3d printer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longer lk4 3d printer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open source 3d printer software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colido diy 3d printer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3d printer filament guide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ant man 3d printer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28byj 48 stepper motor 3d printer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3d printer desk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how to make 3d images for 3d printer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prusa mendel i2 3d printer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free 3d printer for students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3d printer reel holder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3d printer raspberry pi zero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dms create 3d printer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3d printer sewing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easy to use 3d printer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3d printer arrow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 new matter mod t 3d printer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mod t 3d printer software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ender 3 3d printer mods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arduino due 3d printer board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how to make a model for a 3d printer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make your own bobblehead 3d printer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anycubic 3d printer i3 mega software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dual x carriage 3d printer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miko 3d printer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3d printer templates free download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3d printer orca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monoprice mp i3 3d printer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3d printer for baking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3d printer anime designs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3d printer marker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3d printer images free download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3d printer calibration test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monoprice mp select mini 3d printer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3d printer aluminum profile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3d printer vector 3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3d printer keypad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plan 3d printer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how to program a 3d printer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d9 3d printer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3d printer gif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3d printer software requirements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piper 3d printer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monoprice mp select mini 3d printer v2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top 3d printer software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cubit 3d printer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imp 3d printer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3d printer file sites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3d printer shaking table</w:t>
      </w:r>
    </w:p>
    <w:p w:rsidR="00000000" w:rsidDel="00000000" w:rsidP="00000000" w:rsidRDefault="00000000" w:rsidRPr="00000000" w14:paraId="000000F1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3d printer 3d model free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3d printer drawer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mod t 3d printer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x one2 3d printer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da vinci 1.0 aio 3d printer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new matter mod t 3d printer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3d printer hinge</w:t>
      </w:r>
    </w:p>
    <w:p w:rsidR="00000000" w:rsidDel="00000000" w:rsidP="00000000" w:rsidRDefault="00000000" w:rsidRPr="00000000" w14:paraId="000000F8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3d printer 入門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pb 3d printer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3d printer templates free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up box 3d printer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3d models for 3d printer download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uw 3d printer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3d printer create and print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3d printer şase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snap 3d printer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ark 3d printer</w:t>
      </w:r>
    </w:p>
    <w:p w:rsidR="00000000" w:rsidDel="00000000" w:rsidP="00000000" w:rsidRDefault="00000000" w:rsidRPr="00000000" w14:paraId="00000102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how to make a simple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3d printer modelleri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best free 3d printer models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3d printer dragon designs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3d printer mars colony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how do you program a 3d printer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3d printer coding language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3d printer ev yapımı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esp32 cam 3d printer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3d printer binder clips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3d printer submarine</w:t>
      </w:r>
    </w:p>
    <w:p w:rsidR="00000000" w:rsidDel="00000000" w:rsidP="00000000" w:rsidRDefault="00000000" w:rsidRPr="00000000" w14:paraId="0000010D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3d printer designs stl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 like to make stuff 3d printer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k8200 3d printer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toy box 3d printer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build your own 3d printer plans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3d models free download for 3d printer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lamborghini 3d printer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3d printer shredder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3d builder 3d printer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cubebot 3d printer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idea maker 3d printer software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best 3d printer host software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headerReference r:id="rId3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view/3d-distributed/3d-models/tinkercad" TargetMode="External"/><Relationship Id="rId22" Type="http://schemas.openxmlformats.org/officeDocument/2006/relationships/hyperlink" Target="https://sites.google.com/view/3d-distributed/3d-models/tinkercad" TargetMode="External"/><Relationship Id="rId21" Type="http://schemas.openxmlformats.org/officeDocument/2006/relationships/hyperlink" Target="https://sites.google.com/view/3d-distributed/3d-models/tinkercad" TargetMode="External"/><Relationship Id="rId24" Type="http://schemas.openxmlformats.org/officeDocument/2006/relationships/hyperlink" Target="https://sites.google.com/view/3d-distributed/3d-models/tinkercad" TargetMode="External"/><Relationship Id="rId23" Type="http://schemas.openxmlformats.org/officeDocument/2006/relationships/hyperlink" Target="https://sites.google.com/view/3d-distributed/3d-models/tinkerc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3d-distributed/3d-models/tinkercad" TargetMode="External"/><Relationship Id="rId26" Type="http://schemas.openxmlformats.org/officeDocument/2006/relationships/hyperlink" Target="https://sites.google.com/view/3d-distributed/3d-models/tinkercad" TargetMode="External"/><Relationship Id="rId25" Type="http://schemas.openxmlformats.org/officeDocument/2006/relationships/hyperlink" Target="https://sites.google.com/view/3d-distributed/3d-models/tinkercad" TargetMode="External"/><Relationship Id="rId28" Type="http://schemas.openxmlformats.org/officeDocument/2006/relationships/hyperlink" Target="https://sites.google.com/view/3d-distributed/3d-models/tinkercad" TargetMode="External"/><Relationship Id="rId27" Type="http://schemas.openxmlformats.org/officeDocument/2006/relationships/hyperlink" Target="https://sites.google.com/view/3d-distributed/3d-models/tinkercad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3d-models/tinkercad" TargetMode="External"/><Relationship Id="rId29" Type="http://schemas.openxmlformats.org/officeDocument/2006/relationships/hyperlink" Target="https://sites.google.com/view/3d-distributed/3d-models/tinkercad" TargetMode="External"/><Relationship Id="rId7" Type="http://schemas.openxmlformats.org/officeDocument/2006/relationships/hyperlink" Target="https://sites.google.com/view/3d-distributed/3d-models/tinkercad" TargetMode="External"/><Relationship Id="rId8" Type="http://schemas.openxmlformats.org/officeDocument/2006/relationships/hyperlink" Target="https://sites.google.com/view/3d-distributed/3d-models/tinkercad" TargetMode="External"/><Relationship Id="rId31" Type="http://schemas.openxmlformats.org/officeDocument/2006/relationships/hyperlink" Target="https://sites.google.com/view/3d-distributed/3d-models/tinkercad" TargetMode="External"/><Relationship Id="rId30" Type="http://schemas.openxmlformats.org/officeDocument/2006/relationships/hyperlink" Target="https://sites.google.com/view/3d-distributed/3d-models/tinkercad" TargetMode="External"/><Relationship Id="rId11" Type="http://schemas.openxmlformats.org/officeDocument/2006/relationships/hyperlink" Target="https://sites.google.com/view/3d-distributed/3d-models/tinkercad" TargetMode="External"/><Relationship Id="rId33" Type="http://schemas.openxmlformats.org/officeDocument/2006/relationships/header" Target="header1.xml"/><Relationship Id="rId10" Type="http://schemas.openxmlformats.org/officeDocument/2006/relationships/hyperlink" Target="https://sites.google.com/view/3d-distributed/3d-models/tinkercad" TargetMode="External"/><Relationship Id="rId32" Type="http://schemas.openxmlformats.org/officeDocument/2006/relationships/hyperlink" Target="https://sites.google.com/view/3d-distributed/3d-models/tinkercad" TargetMode="External"/><Relationship Id="rId13" Type="http://schemas.openxmlformats.org/officeDocument/2006/relationships/hyperlink" Target="https://sites.google.com/view/3d-distributed/3d-models/tinkercad" TargetMode="External"/><Relationship Id="rId12" Type="http://schemas.openxmlformats.org/officeDocument/2006/relationships/hyperlink" Target="https://sites.google.com/view/3d-distributed/3d-models/tinkercad" TargetMode="External"/><Relationship Id="rId15" Type="http://schemas.openxmlformats.org/officeDocument/2006/relationships/hyperlink" Target="https://sites.google.com/view/3d-distributed/3d-models/tinkercad" TargetMode="External"/><Relationship Id="rId14" Type="http://schemas.openxmlformats.org/officeDocument/2006/relationships/hyperlink" Target="https://sites.google.com/view/3d-distributed/3d-models/tinkercad" TargetMode="External"/><Relationship Id="rId17" Type="http://schemas.openxmlformats.org/officeDocument/2006/relationships/hyperlink" Target="https://sites.google.com/view/3d-distributed/3d-models/tinkercad" TargetMode="External"/><Relationship Id="rId16" Type="http://schemas.openxmlformats.org/officeDocument/2006/relationships/hyperlink" Target="https://sites.google.com/view/3d-distributed/3d-models/tinkercad" TargetMode="External"/><Relationship Id="rId19" Type="http://schemas.openxmlformats.org/officeDocument/2006/relationships/hyperlink" Target="https://sites.google.com/view/3d-distributed/3d-models/tinkercad" TargetMode="External"/><Relationship Id="rId18" Type="http://schemas.openxmlformats.org/officeDocument/2006/relationships/hyperlink" Target="https://sites.google.com/view/3d-distributed/3d-models/tinkerc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