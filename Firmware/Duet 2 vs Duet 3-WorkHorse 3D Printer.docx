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b w:val="1"/>
          <w:bCs w:val="1"/>
        </w:rPr>
      </w:pPr>
      <w:bookmarkStart w:colFirst="0" w:colLast="0" w:name="_cbg4varu5kx3" w:id="0"/>
      <w:bookmarkEnd w:id="0"/>
      <w:ins w:author="Anonymous" w:id="0" w:date="2025-01-23T00:47:16Z">
        <w:r w:rsidDel="00000000" w:rsidR="00000000" w:rsidRPr="00000000">
          <w:rPr>
            <w:b w:val="1"/>
            <w:bCs w:val="1"/>
            <w:rtl w:val="0"/>
            <w:rPrChange w:author="Anonymous" w:id="1" w:date="2025-01-23T00:47:16Z">
              <w:rPr/>
            </w:rPrChange>
          </w:rPr>
          <w:t xml:space="preserve">HyperCube Evolution </w:t>
        </w:r>
      </w:ins>
      <w:r w:rsidDel="00000000" w:rsidR="00000000" w:rsidRPr="00000000">
        <w:rPr>
          <w:b w:val="1"/>
          <w:bCs w:val="1"/>
          <w:rtl w:val="0"/>
        </w:rPr>
        <w:t xml:space="preserve">Duet 2 vs Duet 3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While a Duet 3 won’t make your 3d printer print better such as direct quality improvements. It does add a potential range of options and functionality.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Although these options are not for everyone. You do get much more out of Duet by using an rpi.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Users can take advantage of many options when adding a RPi.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Duet3 is a professional board and maybe overkill for the home hobbyists but it's a nice way to set up firmware.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mount networking shares to access shared files for all machines on render printer farms.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offloads the duet so it can focus on executing the gcode’s which means faster printing potential.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can directly update/upgrade Duet instead of fiddling around for the right files on Github.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Using a pi you can use a much cheaper and better touch screen than PanelDue.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Using rpi you use the new Duet Software Framework (DSF) which runs on rpi and opens up a lot of options.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Easier for 3rd party developers since the single board connection is separate from the main board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Duet 2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Duet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Stepper Motors (with expansion 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24+ Stepper Motors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Board Computer Connection (</w:t>
            </w:r>
            <w:r w:rsidDel="00000000" w:rsidR="00000000" w:rsidRPr="00000000">
              <w:rPr>
                <w:rtl w:val="0"/>
              </w:rPr>
              <w:t xml:space="preserve">RasberiPi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 AMP Peak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 AMPS Peak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5160 Drivers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Bus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Better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Expandability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Trinamic 5160 stepper drivers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Boards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Other than connectivity with the Duet 3 it doesn’t offer any practical functionality or </w:t>
      </w:r>
      <w:r w:rsidDel="00000000" w:rsidR="00000000" w:rsidRPr="00000000">
        <w:rPr>
          <w:rtl w:val="0"/>
        </w:rPr>
        <w:t xml:space="preserve">printing improvement</w:t>
      </w:r>
      <w:r w:rsidDel="00000000" w:rsidR="00000000" w:rsidRPr="00000000">
        <w:rPr>
          <w:rtl w:val="0"/>
        </w:rPr>
        <w:t xml:space="preserve">. It's the conditional </w:t>
      </w:r>
      <w:r w:rsidDel="00000000" w:rsidR="00000000" w:rsidRPr="00000000">
        <w:rPr>
          <w:rtl w:val="0"/>
        </w:rPr>
        <w:t xml:space="preserve">gcode</w:t>
      </w:r>
      <w:r w:rsidDel="00000000" w:rsidR="00000000" w:rsidRPr="00000000">
        <w:rPr>
          <w:rtl w:val="0"/>
        </w:rPr>
        <w:t xml:space="preserve"> and the ability to use different pin assignments in RRF3 that makes it different, but it actually isn't that different but the terminology requires a more in depth explanation than RRF2.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ageBreakBefore w:val="0"/>
        <w:rPr>
          <w:b w:val="1"/>
          <w:bCs w:val="1"/>
        </w:rPr>
      </w:pPr>
      <w:bookmarkStart w:colFirst="0" w:colLast="0" w:name="_ao9yqjr2xp3y" w:id="1"/>
      <w:bookmarkEnd w:id="1"/>
      <w:r w:rsidDel="00000000" w:rsidR="00000000" w:rsidRPr="00000000">
        <w:rPr>
          <w:b w:val="1"/>
          <w:bCs w:val="1"/>
          <w:rtl w:val="0"/>
        </w:rPr>
        <w:t xml:space="preserve">Duet3D YAT Commands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M115 Checks Firmware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M552 Checks Ethernet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M552 S0 Stops Ethernet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M552 S1 Starts Ethernet (displays current IP address)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M552 S1 P0.0.0.0 Sets Dynamic IP (P=desired ip address)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M552 S1 Pxxxxxx Sets Static IP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pageBreakBefore w:val="0"/>
        <w:rPr>
          <w:b w:val="1"/>
          <w:bCs w:val="1"/>
        </w:rPr>
      </w:pPr>
      <w:bookmarkStart w:colFirst="0" w:colLast="0" w:name="_p2ixhzu2470m" w:id="2"/>
      <w:bookmarkEnd w:id="2"/>
      <w:r w:rsidDel="00000000" w:rsidR="00000000" w:rsidRPr="00000000">
        <w:rPr>
          <w:b w:val="1"/>
          <w:bCs w:val="1"/>
          <w:rtl w:val="0"/>
        </w:rPr>
        <w:t xml:space="preserve">Reverse Motor Direction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M569 command is for the motors in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config.g file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Reprap Gcode M569:_Set_axis_direction_and_enable_values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M569 P0 is for the X driver,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M569 P1 is for the Y driver 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S1 in that line to S0 or vice versa to reverse the motor direction.</w:t>
      </w:r>
    </w:p>
    <w:p w:rsidR="00000000" w:rsidDel="00000000" w:rsidP="00000000" w:rsidRDefault="00000000" w:rsidRPr="00000000" w14:paraId="00000067">
      <w:pPr>
        <w:pStyle w:val="Heading1"/>
        <w:pageBreakBefore w:val="0"/>
        <w:rPr>
          <w:b w:val="1"/>
          <w:bCs w:val="1"/>
        </w:rPr>
      </w:pPr>
      <w:bookmarkStart w:colFirst="0" w:colLast="0" w:name="_4rfwdfthg0ap" w:id="3"/>
      <w:bookmarkEnd w:id="3"/>
      <w:r w:rsidDel="00000000" w:rsidR="00000000" w:rsidRPr="00000000">
        <w:rPr>
          <w:b w:val="1"/>
          <w:bCs w:val="1"/>
          <w:rtl w:val="0"/>
        </w:rPr>
        <w:t xml:space="preserve">To Invert Motors: On Config.g file</w:t>
      </w:r>
    </w:p>
    <w:p w:rsidR="00000000" w:rsidDel="00000000" w:rsidP="00000000" w:rsidRDefault="00000000" w:rsidRPr="00000000" w14:paraId="00000068">
      <w:pPr>
        <w:pageBreakBefore w:val="0"/>
        <w:shd w:fill="ffffff" w:val="clear"/>
        <w:spacing w:after="16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M569 P0 S0 ; Drive 0 goes forwards</w:t>
        <w:br w:type="textWrapping"/>
        <w:t xml:space="preserve">M569 P1 S0 ; Drive 1 goes forwards.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M569 P2 S0 ; Drive 2 goes forwards</w:t>
        <w:br w:type="textWrapping"/>
        <w:t xml:space="preserve">M569 P3 S1 ; Drive 3 goes forwards</w:t>
        <w:br w:type="textWrapping"/>
        <w:t xml:space="preserve">M569 P4 S1 ; Drive 4 goes forwards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ageBreakBefore w:val="0"/>
        <w:rPr/>
      </w:pPr>
      <w:bookmarkStart w:colFirst="0" w:colLast="0" w:name="_xw64sv38tnvj" w:id="4"/>
      <w:bookmarkEnd w:id="4"/>
      <w:r w:rsidDel="00000000" w:rsidR="00000000" w:rsidRPr="00000000">
        <w:rPr>
          <w:b w:val="1"/>
          <w:bCs w:val="1"/>
          <w:rtl w:val="0"/>
        </w:rPr>
        <w:t xml:space="preserve">Motor Drives are mapped 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0 = X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1 = Y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2 = Z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3 = E0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4 = E1 etc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ageBreakBefore w:val="0"/>
        <w:rPr>
          <w:b w:val="1"/>
          <w:bCs w:val="1"/>
        </w:rPr>
      </w:pPr>
      <w:bookmarkStart w:colFirst="0" w:colLast="0" w:name="_kpo1w3ovdwq8" w:id="5"/>
      <w:bookmarkEnd w:id="5"/>
      <w:r w:rsidDel="00000000" w:rsidR="00000000" w:rsidRPr="00000000">
        <w:rPr>
          <w:b w:val="1"/>
          <w:bCs w:val="1"/>
          <w:rtl w:val="0"/>
        </w:rPr>
        <w:t xml:space="preserve">“S” Parameter changes motor direction: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EX.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M569 P3 S1 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M569 P3 S0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Make sure your homex.g / homey.g / homez.g </w:t>
      </w:r>
      <w:r w:rsidDel="00000000" w:rsidR="00000000" w:rsidRPr="00000000">
        <w:rPr>
          <w:rtl w:val="0"/>
        </w:rPr>
        <w:t xml:space="preserve">files home</w:t>
      </w:r>
      <w:r w:rsidDel="00000000" w:rsidR="00000000" w:rsidRPr="00000000">
        <w:rPr>
          <w:rtl w:val="0"/>
        </w:rPr>
        <w:t xml:space="preserve"> in the right direction: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Ex. X-Endstop positioned on the right side.</w:t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; homex.g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; called to home the X axis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;G91               ; relative positioning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G1 H2 Z5 F6000    ; lift Z relative to current position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G1 H1 X-505 F1800 ; move quickly to X axis endstop and stop there (first pass)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G1 H2 X5 F6000    ; go back a few mm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G1 H1 X-505 F360  ; move slowly to X axis endstop once more (second pass)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G1 H2 Z-5 F6000   ; lower Z again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; G91               ; relative positioning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G1 H2 Z5 F6000    ; lift Z relative to current position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G1 H1 X505 F1800 ; move quickly to X axis endstop and stop there (first pass)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G1 H2 X-5 F6000    ; go back a few mm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G1 H1 X505 F360  ; move slowly to X axis endstop once more (second pass)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G1 H2 Z-5 F6000   ; lower Z again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</w:p>
    <w:p w:rsidR="00000000" w:rsidDel="00000000" w:rsidP="00000000" w:rsidRDefault="00000000" w:rsidRPr="00000000" w14:paraId="0000009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9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9F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b w:val="1"/>
          <w:bCs w:val="1"/>
        </w:rPr>
      </w:pPr>
      <w:bookmarkStart w:colFirst="0" w:colLast="0" w:name="_l9c4qlsilfph" w:id="6"/>
      <w:bookmarkEnd w:id="6"/>
      <w:r w:rsidDel="00000000" w:rsidR="00000000" w:rsidRPr="00000000">
        <w:rPr>
          <w:b w:val="1"/>
          <w:bCs w:val="1"/>
          <w:rtl w:val="0"/>
        </w:rPr>
        <w:t xml:space="preserve">Duet Wifi </w:t>
      </w:r>
    </w:p>
    <w:p w:rsidR="00000000" w:rsidDel="00000000" w:rsidP="00000000" w:rsidRDefault="00000000" w:rsidRPr="00000000" w14:paraId="000000A6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 Wifi </w:t>
        </w:r>
      </w:hyperlink>
      <w:r w:rsidDel="00000000" w:rsidR="00000000" w:rsidRPr="00000000">
        <w:rPr>
          <w:rtl w:val="0"/>
        </w:rPr>
        <w:t xml:space="preserve">S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b w:val="1"/>
          <w:bCs w:val="1"/>
        </w:rPr>
      </w:pPr>
      <w:bookmarkStart w:colFirst="0" w:colLast="0" w:name="_sd0vq9ndcib9" w:id="7"/>
      <w:bookmarkEnd w:id="7"/>
      <w:r w:rsidDel="00000000" w:rsidR="00000000" w:rsidRPr="00000000">
        <w:rPr>
          <w:b w:val="1"/>
          <w:bCs w:val="1"/>
          <w:rtl w:val="0"/>
        </w:rPr>
        <w:t xml:space="preserve">See More</w:t>
      </w:r>
    </w:p>
    <w:p w:rsidR="00000000" w:rsidDel="00000000" w:rsidP="00000000" w:rsidRDefault="00000000" w:rsidRPr="00000000" w14:paraId="000000AA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DIY Large Scale</w:t>
        </w:r>
      </w:hyperlink>
      <w:ins w:author="Anonymous" w:id="2" w:date="2025-01-23T00:47:34Z">
        <w:r w:rsidDel="00000000" w:rsidR="00000000" w:rsidRPr="00000000">
          <w:fldChar w:fldCharType="begin"/>
        </w:r>
        <w:r w:rsidDel="00000000" w:rsidR="00000000" w:rsidRPr="00000000">
          <w:instrText xml:space="preserve">HYPERLINK "https://hackaday.io/project/177793-large-diy-3d-printer-with-all-lead-screw"</w:instrText>
        </w:r>
        <w:r w:rsidDel="00000000" w:rsidR="00000000" w:rsidRPr="00000000">
          <w:fldChar w:fldCharType="separate"/>
        </w:r>
        <w:r w:rsidDel="00000000" w:rsidR="00000000" w:rsidRPr="00000000">
          <w:rPr>
            <w:color w:val="1155cc"/>
            <w:u w:val="single"/>
            <w:rtl w:val="0"/>
          </w:rPr>
          <w:t xml:space="preserve">HyperCube Evolution </w:t>
        </w:r>
        <w:r w:rsidDel="00000000" w:rsidR="00000000" w:rsidRPr="00000000">
          <w:fldChar w:fldCharType="end"/>
        </w:r>
      </w:ins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b w:val="1"/>
          <w:bCs w:val="1"/>
        </w:rPr>
      </w:pPr>
      <w:bookmarkStart w:colFirst="0" w:colLast="0" w:name="_h820btmcpppv" w:id="8"/>
      <w:bookmarkEnd w:id="8"/>
      <w:r w:rsidDel="00000000" w:rsidR="00000000" w:rsidRPr="00000000">
        <w:rPr>
          <w:b w:val="1"/>
          <w:bCs w:val="1"/>
          <w:rtl w:val="0"/>
        </w:rPr>
        <w:t xml:space="preserve">Workhorse 3D Printer-Firmware</w:t>
      </w:r>
    </w:p>
    <w:tbl>
      <w:tblPr>
        <w:tblStyle w:val="Table3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00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rPr>
                <w:b w:val="1"/>
                <w:bCs w:val="1"/>
                <w:color w:val="1155cc"/>
                <w:sz w:val="28"/>
                <w:szCs w:val="28"/>
                <w:u w:val="single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RepRap Firmware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config.g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Homeall.g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homex.g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Homey.g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Homez.g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6666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home" TargetMode="External"/><Relationship Id="rId22" Type="http://schemas.openxmlformats.org/officeDocument/2006/relationships/hyperlink" Target="https://hackaday.io/project/177793-large-diy-3d-printer-with-all-lead-screw" TargetMode="External"/><Relationship Id="rId21" Type="http://schemas.openxmlformats.org/officeDocument/2006/relationships/hyperlink" Target="https://hackaday.io/project/177793-large-diy-3d-printer-with-all-lead-screw" TargetMode="External"/><Relationship Id="rId24" Type="http://schemas.openxmlformats.org/officeDocument/2006/relationships/hyperlink" Target="https://docs.google.com/spreadsheets/d/1dzqjFFfMuDVgGsyuzBZbaQr99dx2LABd6FglClctfpo/edit?usp=sharing" TargetMode="External"/><Relationship Id="rId23" Type="http://schemas.openxmlformats.org/officeDocument/2006/relationships/hyperlink" Target="https://hackaday.io/list/177810-large-scale-3d-print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e/2PACX-1vT3KYoUPIaaNdxgbRyLl7N-PNER--JetrbIY1MLtV644GrJsvSam1Z1Gob4tVVuIM8-P5f27tRjgaSS/pub" TargetMode="External"/><Relationship Id="rId26" Type="http://schemas.openxmlformats.org/officeDocument/2006/relationships/hyperlink" Target="https://docs.google.com/document/d/e/2PACX-1vQsM6Kx3I7kM8SXwd30RAChYEHkBE-ydjER4tpDLjrIh3EVdVNXxNausOjtNYJbDbFl74qcKvuCGgmp/pub" TargetMode="External"/><Relationship Id="rId25" Type="http://schemas.openxmlformats.org/officeDocument/2006/relationships/hyperlink" Target="https://docs.google.com/document/d/e/2PACX-1vT3KYoUPIaaNdxgbRyLl7N-PNER--JetrbIY1MLtV644GrJsvSam1Z1Gob4tVVuIM8-P5f27tRjgaSS/pub" TargetMode="External"/><Relationship Id="rId28" Type="http://schemas.openxmlformats.org/officeDocument/2006/relationships/hyperlink" Target="https://docs.google.com/document/d/e/2PACX-1vQQNYnwxEgPvhh871fIC4rIGeUjF4DF2uKIaOMxiLFiM6DQE93S792GkGgFpmi3SexWq1rgNn7Hw4M7/pub" TargetMode="External"/><Relationship Id="rId27" Type="http://schemas.openxmlformats.org/officeDocument/2006/relationships/hyperlink" Target="https://docs.google.com/document/d/e/2PACX-1vQclnlCO8q05MD6qgIeFuv5u_J8K4ab8Hpp12MBrKgQgv_6Ql4mlKQC3TjFdAessc4TvTZsWh9e2MK8/pub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workhorse3dprinter/duetwifi" TargetMode="External"/><Relationship Id="rId29" Type="http://schemas.openxmlformats.org/officeDocument/2006/relationships/hyperlink" Target="https://docs.google.com/document/d/e/2PACX-1vSN36IocdIynWRGfekyJVENby7I4gTMP30GkaydEZG891gD9nuU_0OYNSaEVYc6vEfwi8wwucn0ChmQ/pub" TargetMode="External"/><Relationship Id="rId7" Type="http://schemas.openxmlformats.org/officeDocument/2006/relationships/hyperlink" Target="https://sites.google.com/view/workhorse3dprinter/duet-3" TargetMode="External"/><Relationship Id="rId8" Type="http://schemas.openxmlformats.org/officeDocument/2006/relationships/hyperlink" Target="https://docs.google.com/document/d/e/2PACX-1vT3KYoUPIaaNdxgbRyLl7N-PNER--JetrbIY1MLtV644GrJsvSam1Z1Gob4tVVuIM8-P5f27tRjgaSS/pub" TargetMode="External"/><Relationship Id="rId30" Type="http://schemas.openxmlformats.org/officeDocument/2006/relationships/header" Target="header1.xml"/><Relationship Id="rId11" Type="http://schemas.openxmlformats.org/officeDocument/2006/relationships/hyperlink" Target="https://docs.google.com/document/d/e/2PACX-1vQclnlCO8q05MD6qgIeFuv5u_J8K4ab8Hpp12MBrKgQgv_6Ql4mlKQC3TjFdAessc4TvTZsWh9e2MK8/pub" TargetMode="External"/><Relationship Id="rId10" Type="http://schemas.openxmlformats.org/officeDocument/2006/relationships/hyperlink" Target="https://docs.google.com/document/d/e/2PACX-1vQsM6Kx3I7kM8SXwd30RAChYEHkBE-ydjER4tpDLjrIh3EVdVNXxNausOjtNYJbDbFl74qcKvuCGgmp/pub" TargetMode="External"/><Relationship Id="rId13" Type="http://schemas.openxmlformats.org/officeDocument/2006/relationships/hyperlink" Target="https://docs.google.com/document/d/e/2PACX-1vSN36IocdIynWRGfekyJVENby7I4gTMP30GkaydEZG891gD9nuU_0OYNSaEVYc6vEfwi8wwucn0ChmQ/pub" TargetMode="External"/><Relationship Id="rId12" Type="http://schemas.openxmlformats.org/officeDocument/2006/relationships/hyperlink" Target="https://docs.google.com/document/d/e/2PACX-1vQQNYnwxEgPvhh871fIC4rIGeUjF4DF2uKIaOMxiLFiM6DQE93S792GkGgFpmi3SexWq1rgNn7Hw4M7/pub" TargetMode="External"/><Relationship Id="rId15" Type="http://schemas.openxmlformats.org/officeDocument/2006/relationships/hyperlink" Target="https://docs.google.com/document/d/e/2PACX-1vSK_YigdZqkNFzExPdZuPVZ4rdY4d9Sxs7imN99T6XldbNAHG4gOLnwgezQky56JjTDhjFNA45p0npD/pub" TargetMode="External"/><Relationship Id="rId14" Type="http://schemas.openxmlformats.org/officeDocument/2006/relationships/hyperlink" Target="https://docs.google.com/document/d/e/2PACX-1vQbdEiueXumt-vYGOJpe3A_coeXeiST3fIu3cYgzJM0ZGsr59bGgp_Bwxfq76fvGFfa2_5-SRIw530G/pub" TargetMode="External"/><Relationship Id="rId17" Type="http://schemas.openxmlformats.org/officeDocument/2006/relationships/hyperlink" Target="https://3ddistributed.com/duet-wifi/" TargetMode="External"/><Relationship Id="rId16" Type="http://schemas.openxmlformats.org/officeDocument/2006/relationships/hyperlink" Target="https://3ddistributed.com/duet-wifi/" TargetMode="External"/><Relationship Id="rId19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docs.google.com/document/d/e/2PACX-1vT6C_b_CySoh8FSHWWQ1SR0zahbbhySD0j6kRvP104fC_O3doh8m7pg_pB3FrUwSJ4SEQIlL8aGJVSW/p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