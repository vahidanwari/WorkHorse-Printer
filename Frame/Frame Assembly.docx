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d8r231euacqm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Printer: Frame Assembly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35.99999999999994" w:lineRule="auto"/>
        <w:rPr>
          <w:color w:val="222222"/>
          <w:sz w:val="36"/>
          <w:szCs w:val="36"/>
        </w:rPr>
      </w:pPr>
      <w:bookmarkStart w:colFirst="0" w:colLast="0" w:name="_mph0xagxralx" w:id="1"/>
      <w:bookmarkEnd w:id="1"/>
      <w:r w:rsidDel="00000000" w:rsidR="00000000" w:rsidRPr="00000000">
        <w:rPr>
          <w:color w:val="222222"/>
          <w:sz w:val="36"/>
          <w:szCs w:val="36"/>
          <w:rtl w:val="0"/>
        </w:rPr>
        <w:t xml:space="preserve">Frame Assembly</w:t>
      </w:r>
    </w:p>
    <w:p w:rsidR="00000000" w:rsidDel="00000000" w:rsidP="00000000" w:rsidRDefault="00000000" w:rsidRPr="00000000" w14:paraId="00000003">
      <w:pPr>
        <w:pageBreakBefore w:val="0"/>
        <w:spacing w:after="220" w:before="160" w:lineRule="auto"/>
        <w:rPr>
          <w:color w:val="222222"/>
          <w:sz w:val="36"/>
          <w:szCs w:val="36"/>
        </w:rPr>
      </w:pPr>
      <w:r w:rsidDel="00000000" w:rsidR="00000000" w:rsidRPr="00000000">
        <w:fldChar w:fldCharType="begin"/>
        <w:instrText xml:space="preserve"> HYPERLINK "https://3ddistributed.com/wp-content/uploads/2021/04/20180308_194024.jpg"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color w:val="555555"/>
          <w:sz w:val="20"/>
          <w:szCs w:val="20"/>
        </w:rPr>
      </w:pPr>
      <w:r w:rsidDel="00000000" w:rsidR="00000000" w:rsidRPr="00000000">
        <w:rPr>
          <w:color w:val="222222"/>
          <w:sz w:val="36"/>
          <w:szCs w:val="36"/>
        </w:rPr>
        <w:drawing>
          <wp:inline distB="114300" distT="114300" distL="114300" distR="114300">
            <wp:extent cx="5943600" cy="2628900"/>
            <wp:effectExtent b="0" l="0" r="0" t="0"/>
            <wp:docPr descr="Workhorse Frame Extrusions" id="4" name="image2.jpg"/>
            <a:graphic>
              <a:graphicData uri="http://schemas.openxmlformats.org/drawingml/2006/picture">
                <pic:pic>
                  <pic:nvPicPr>
                    <pic:cNvPr descr="Workhorse Frame Extrusions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Workhorse Frame Extrusions</w:t>
      </w:r>
    </w:p>
    <w:p w:rsidR="00000000" w:rsidDel="00000000" w:rsidP="00000000" w:rsidRDefault="00000000" w:rsidRPr="00000000" w14:paraId="0000000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The frame is made out of 2020 aluminum extrusions. We use Misumi profile but most 20mm x 20mm extrusion will work.:</w:t>
      </w:r>
    </w:p>
    <w:p w:rsidR="00000000" w:rsidDel="00000000" w:rsidP="00000000" w:rsidRDefault="00000000" w:rsidRPr="00000000" w14:paraId="0000000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20mm x 20mm </w:t>
      </w:r>
      <w:r w:rsidDel="00000000" w:rsidR="00000000" w:rsidRPr="00000000">
        <w:rPr>
          <w:rtl w:val="0"/>
        </w:rPr>
        <w:t xml:space="preserve">HFS5 Aluminum Extrusions (Misumi Brand)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4pcs 930mm Long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6pcs 510mm Long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10pcs 570mm Long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3pcs 808mm Long</w:t>
      </w:r>
    </w:p>
    <w:p w:rsidR="00000000" w:rsidDel="00000000" w:rsidP="00000000" w:rsidRDefault="00000000" w:rsidRPr="00000000" w14:paraId="0000000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20mm x 40mm</w:t>
      </w:r>
      <w:r w:rsidDel="00000000" w:rsidR="00000000" w:rsidRPr="00000000">
        <w:rPr>
          <w:rtl w:val="0"/>
        </w:rPr>
        <w:t xml:space="preserve"> HFS5 Aluminum Extrusions (Misumi Brand)</w:t>
      </w:r>
    </w:p>
    <w:p w:rsidR="00000000" w:rsidDel="00000000" w:rsidP="00000000" w:rsidRDefault="00000000" w:rsidRPr="00000000" w14:paraId="0000000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4pcs 510mm Long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35.99999999999994" w:lineRule="auto"/>
        <w:rPr>
          <w:rFonts w:ascii="Impact" w:cs="Impact" w:eastAsia="Impact" w:hAnsi="Impact"/>
          <w:color w:val="222222"/>
          <w:sz w:val="36"/>
          <w:szCs w:val="36"/>
        </w:rPr>
      </w:pPr>
      <w:bookmarkStart w:colFirst="0" w:colLast="0" w:name="_3yp3lzxpf0rn" w:id="2"/>
      <w:bookmarkEnd w:id="2"/>
      <w:r w:rsidDel="00000000" w:rsidR="00000000" w:rsidRPr="00000000">
        <w:rPr>
          <w:rFonts w:ascii="Impact" w:cs="Impact" w:eastAsia="Impact" w:hAnsi="Impact"/>
          <w:color w:val="222222"/>
          <w:sz w:val="36"/>
          <w:szCs w:val="36"/>
          <w:rtl w:val="0"/>
        </w:rPr>
        <w:t xml:space="preserve">Frame: BOM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54878048780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665"/>
        <w:gridCol w:w="1095"/>
        <w:gridCol w:w="2190"/>
        <w:gridCol w:w="1890.5487804878046"/>
        <w:tblGridChange w:id="0">
          <w:tblGrid>
            <w:gridCol w:w="2505"/>
            <w:gridCol w:w="1665"/>
            <w:gridCol w:w="1095"/>
            <w:gridCol w:w="2190"/>
            <w:gridCol w:w="1890.548780487804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u w:val="single"/>
                  <w:rtl w:val="0"/>
                </w:rPr>
                <w:t xml:space="preserve">Frame Extrusions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 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930mm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Horizontals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HFS5-2020-930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510mm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Verticals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HFS5-2020-510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570mm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Widths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HFS5-2020-570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Bed Support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HFS5-2020-808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Gantry Extrusions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770.5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Gantry Horizontals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HFS5-2040-770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456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510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4pcs.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 axis Linear Rail Verticals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HFS5-2040-510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Frame Components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20mm Wide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Reversal Tabbed Brackets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HBLFSNF5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HNKK5-4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180pcs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HNKK5-5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75pcs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HNKK5-3</w:t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4e4e4" w:space="0" w:sz="6" w:val="single"/>
          <w:left w:color="e4e4e4" w:space="0" w:sz="6" w:val="single"/>
          <w:bottom w:color="e4e4e4" w:space="0" w:sz="6" w:val="single"/>
          <w:right w:color="e4e4e4" w:space="0" w:sz="6" w:val="single"/>
          <w:insideH w:color="e4e4e4" w:space="0" w:sz="6" w:val="single"/>
          <w:insideV w:color="e4e4e4" w:space="0" w:sz="6" w:val="single"/>
        </w:tblBorders>
        <w:tblLayout w:type="fixed"/>
        <w:tblLook w:val="0600"/>
      </w:tblPr>
      <w:tblGrid>
        <w:gridCol w:w="2564.0058910162"/>
        <w:gridCol w:w="1199.2930780559645"/>
        <w:gridCol w:w="868.4536082474226"/>
        <w:gridCol w:w="3335.964653902798"/>
        <w:gridCol w:w="1392.282768777614"/>
        <w:tblGridChange w:id="0">
          <w:tblGrid>
            <w:gridCol w:w="2564.0058910162"/>
            <w:gridCol w:w="1199.2930780559645"/>
            <w:gridCol w:w="868.4536082474226"/>
            <w:gridCol w:w="3335.964653902798"/>
            <w:gridCol w:w="1392.282768777614"/>
          </w:tblGrid>
        </w:tblGridChange>
      </w:tblGrid>
      <w:tr>
        <w:trPr>
          <w:cantSplit w:val="0"/>
          <w:trHeight w:val="1071.8505859374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Misumi Extrusions for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1.8505859374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930mm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Horizontals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HFS5-2020-930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510mm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6pcs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Verticals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HFS5-2020-510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570mm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10pcs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Widths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HFS5-2020-570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808mm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3pcs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Bed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HFS5-2020-808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Gantry Extrusions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Part#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770.5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2pcs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Gantry Horizontals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HFS5-2040-770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456mm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HFS5-2040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510 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4pcs.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Z axis Linear Rail Verticals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HFS5-2040-510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Part#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Brackets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20mm Wide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90pcs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Reversal Tabbed Brackets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HBLFSNF5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T-Nuts (Misumi)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75pcs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HNKK5-4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T-Nuts (Misumi)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180pcs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HNKK5-5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T-Nuts (Misumi)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75pcs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HNKK5-3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Profile Extrusions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$ 122.29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extrusions and brackets w/tax and shipping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M5 x 10 Cap Screws (200pcs)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$ 9.99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225$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brackets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$ 40.32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T-nuts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$ 19.32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$ 191.92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spacing w:after="54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a65uqhfu9hke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Step 1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57888" cy="3835276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83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Watch Frame Assembly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ageBreakBefore w:val="0"/>
        <w:rPr>
          <w:sz w:val="36"/>
          <w:szCs w:val="36"/>
        </w:rPr>
      </w:pPr>
      <w:bookmarkStart w:colFirst="0" w:colLast="0" w:name="_z4o29be6vwgu" w:id="4"/>
      <w:bookmarkEnd w:id="4"/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Related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WorkHorse 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WorkHorse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>
          <w:b w:val="1"/>
          <w:bCs w:val="1"/>
          <w:sz w:val="28"/>
          <w:szCs w:val="28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Frame Extrusions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b w:val="1"/>
          <w:bCs w:val="1"/>
          <w:sz w:val="28"/>
          <w:szCs w:val="28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Frame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Frame</w:t>
        </w:r>
      </w:hyperlink>
      <w:ins w:author="Almaro (#AMR)" w:id="0" w:date="2023-08-22T09:15:17Z">
        <w:r w:rsidDel="00000000" w:rsidR="00000000" w:rsidRPr="00000000">
          <w:rPr>
            <w:rtl w:val="0"/>
          </w:rPr>
          <w:t xml:space="preserve"> як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>
          <w:rFonts w:ascii="Impact" w:cs="Impact" w:eastAsia="Impact" w:hAnsi="Impact"/>
        </w:rPr>
      </w:pPr>
      <w:bookmarkStart w:colFirst="0" w:colLast="0" w:name="_j7yqiyb06dxa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3d printer Frame Assembly</w:t>
      </w:r>
    </w:p>
    <w:p w:rsidR="00000000" w:rsidDel="00000000" w:rsidP="00000000" w:rsidRDefault="00000000" w:rsidRPr="00000000" w14:paraId="000000E4">
      <w:pPr>
        <w:pStyle w:val="Heading2"/>
        <w:rPr>
          <w:rFonts w:ascii="Impact" w:cs="Impact" w:eastAsia="Impact" w:hAnsi="Impact"/>
        </w:rPr>
      </w:pPr>
      <w:bookmarkStart w:colFirst="0" w:colLast="0" w:name="_seofp0ei1vyt" w:id="6"/>
      <w:bookmarkEnd w:id="6"/>
      <w:r w:rsidDel="00000000" w:rsidR="00000000" w:rsidRPr="00000000">
        <w:rPr>
          <w:rFonts w:ascii="Impact" w:cs="Impact" w:eastAsia="Impact" w:hAnsi="Impact"/>
          <w:rtl w:val="0"/>
        </w:rPr>
        <w:t xml:space="preserve">3D Printer frame parts</w:t>
      </w:r>
    </w:p>
    <w:p w:rsidR="00000000" w:rsidDel="00000000" w:rsidP="00000000" w:rsidRDefault="00000000" w:rsidRPr="00000000" w14:paraId="000000E5">
      <w:pPr>
        <w:pStyle w:val="Heading2"/>
        <w:rPr>
          <w:rFonts w:ascii="Impact" w:cs="Impact" w:eastAsia="Impact" w:hAnsi="Impact"/>
        </w:rPr>
      </w:pPr>
      <w:bookmarkStart w:colFirst="0" w:colLast="0" w:name="_nk0f3k756y30" w:id="7"/>
      <w:bookmarkEnd w:id="7"/>
      <w:r w:rsidDel="00000000" w:rsidR="00000000" w:rsidRPr="00000000">
        <w:rPr>
          <w:rFonts w:ascii="Impact" w:cs="Impact" w:eastAsia="Impact" w:hAnsi="Impact"/>
          <w:rtl w:val="0"/>
        </w:rPr>
        <w:t xml:space="preserve">3D printer aluminum frame kit</w:t>
      </w:r>
    </w:p>
    <w:p w:rsidR="00000000" w:rsidDel="00000000" w:rsidP="00000000" w:rsidRDefault="00000000" w:rsidRPr="00000000" w14:paraId="000000E6">
      <w:pPr>
        <w:pStyle w:val="Heading2"/>
        <w:rPr>
          <w:rFonts w:ascii="Impact" w:cs="Impact" w:eastAsia="Impact" w:hAnsi="Impact"/>
        </w:rPr>
      </w:pPr>
      <w:bookmarkStart w:colFirst="0" w:colLast="0" w:name="_migu2ttoaqbf" w:id="8"/>
      <w:bookmarkEnd w:id="8"/>
      <w:r w:rsidDel="00000000" w:rsidR="00000000" w:rsidRPr="00000000">
        <w:rPr>
          <w:rFonts w:ascii="Impact" w:cs="Impact" w:eastAsia="Impact" w:hAnsi="Impact"/>
          <w:rtl w:val="0"/>
        </w:rPr>
        <w:t xml:space="preserve">3D printer frame only</w:t>
      </w:r>
    </w:p>
    <w:p w:rsidR="00000000" w:rsidDel="00000000" w:rsidP="00000000" w:rsidRDefault="00000000" w:rsidRPr="00000000" w14:paraId="000000E7">
      <w:pPr>
        <w:pStyle w:val="Heading2"/>
        <w:rPr>
          <w:rFonts w:ascii="Impact" w:cs="Impact" w:eastAsia="Impact" w:hAnsi="Impact"/>
        </w:rPr>
      </w:pPr>
      <w:bookmarkStart w:colFirst="0" w:colLast="0" w:name="_j4avlv38xpdg" w:id="9"/>
      <w:bookmarkEnd w:id="9"/>
      <w:r w:rsidDel="00000000" w:rsidR="00000000" w:rsidRPr="00000000">
        <w:rPr>
          <w:rFonts w:ascii="Impact" w:cs="Impact" w:eastAsia="Impact" w:hAnsi="Impact"/>
          <w:rtl w:val="0"/>
        </w:rPr>
        <w:t xml:space="preserve">Large 3D printer frame kit</w:t>
      </w:r>
    </w:p>
    <w:p w:rsidR="00000000" w:rsidDel="00000000" w:rsidP="00000000" w:rsidRDefault="00000000" w:rsidRPr="00000000" w14:paraId="000000E8">
      <w:pPr>
        <w:pStyle w:val="Heading2"/>
        <w:rPr>
          <w:rFonts w:ascii="Impact" w:cs="Impact" w:eastAsia="Impact" w:hAnsi="Impact"/>
        </w:rPr>
      </w:pPr>
      <w:bookmarkStart w:colFirst="0" w:colLast="0" w:name="_pc739x9rdsyv" w:id="10"/>
      <w:bookmarkEnd w:id="10"/>
      <w:r w:rsidDel="00000000" w:rsidR="00000000" w:rsidRPr="00000000">
        <w:rPr>
          <w:rFonts w:ascii="Impact" w:cs="Impact" w:eastAsia="Impact" w:hAnsi="Impact"/>
          <w:rtl w:val="0"/>
        </w:rPr>
        <w:t xml:space="preserve">3D printer frame kit</w:t>
      </w:r>
    </w:p>
    <w:p w:rsidR="00000000" w:rsidDel="00000000" w:rsidP="00000000" w:rsidRDefault="00000000" w:rsidRPr="00000000" w14:paraId="000000E9">
      <w:pPr>
        <w:pStyle w:val="Heading2"/>
        <w:rPr>
          <w:rFonts w:ascii="Impact" w:cs="Impact" w:eastAsia="Impact" w:hAnsi="Impact"/>
        </w:rPr>
      </w:pPr>
      <w:bookmarkStart w:colFirst="0" w:colLast="0" w:name="_2amg0twlheik" w:id="11"/>
      <w:bookmarkEnd w:id="11"/>
      <w:r w:rsidDel="00000000" w:rsidR="00000000" w:rsidRPr="00000000">
        <w:rPr>
          <w:rFonts w:ascii="Impact" w:cs="Impact" w:eastAsia="Impact" w:hAnsi="Impact"/>
          <w:rtl w:val="0"/>
        </w:rPr>
        <w:t xml:space="preserve">3D printer bare frame Kit</w:t>
      </w:r>
    </w:p>
    <w:p w:rsidR="00000000" w:rsidDel="00000000" w:rsidP="00000000" w:rsidRDefault="00000000" w:rsidRPr="00000000" w14:paraId="000000EA">
      <w:pPr>
        <w:pStyle w:val="Heading2"/>
        <w:rPr>
          <w:rFonts w:ascii="Impact" w:cs="Impact" w:eastAsia="Impact" w:hAnsi="Impact"/>
        </w:rPr>
      </w:pPr>
      <w:bookmarkStart w:colFirst="0" w:colLast="0" w:name="_2jsec525bkdy" w:id="12"/>
      <w:bookmarkEnd w:id="12"/>
      <w:r w:rsidDel="00000000" w:rsidR="00000000" w:rsidRPr="00000000">
        <w:rPr>
          <w:rFonts w:ascii="Impact" w:cs="Impact" w:eastAsia="Impact" w:hAnsi="Impact"/>
          <w:rtl w:val="0"/>
        </w:rPr>
        <w:t xml:space="preserve">3D printer frame plans</w:t>
      </w:r>
    </w:p>
    <w:p w:rsidR="00000000" w:rsidDel="00000000" w:rsidP="00000000" w:rsidRDefault="00000000" w:rsidRPr="00000000" w14:paraId="000000EB">
      <w:pPr>
        <w:pStyle w:val="Heading2"/>
        <w:rPr>
          <w:rFonts w:ascii="Impact" w:cs="Impact" w:eastAsia="Impact" w:hAnsi="Impact"/>
        </w:rPr>
      </w:pPr>
      <w:bookmarkStart w:colFirst="0" w:colLast="0" w:name="_gkuexj9c0k6y" w:id="13"/>
      <w:bookmarkEnd w:id="13"/>
      <w:r w:rsidDel="00000000" w:rsidR="00000000" w:rsidRPr="00000000">
        <w:rPr>
          <w:rFonts w:ascii="Impact" w:cs="Impact" w:eastAsia="Impact" w:hAnsi="Impact"/>
          <w:rtl w:val="0"/>
        </w:rPr>
        <w:t xml:space="preserve">How to build a 3D printer frame</w:t>
      </w:r>
    </w:p>
    <w:p w:rsidR="00000000" w:rsidDel="00000000" w:rsidP="00000000" w:rsidRDefault="00000000" w:rsidRPr="00000000" w14:paraId="000000EC">
      <w:pPr>
        <w:pStyle w:val="Heading2"/>
        <w:rPr>
          <w:rFonts w:ascii="Impact" w:cs="Impact" w:eastAsia="Impact" w:hAnsi="Impact"/>
        </w:rPr>
      </w:pPr>
      <w:bookmarkStart w:colFirst="0" w:colLast="0" w:name="_pdnpbzwao1ek" w:id="14"/>
      <w:bookmarkEnd w:id="14"/>
      <w:r w:rsidDel="00000000" w:rsidR="00000000" w:rsidRPr="00000000">
        <w:rPr>
          <w:rFonts w:ascii="Impact" w:cs="Impact" w:eastAsia="Impact" w:hAnsi="Impact"/>
          <w:rtl w:val="0"/>
        </w:rPr>
        <w:t xml:space="preserve">3D printer frame material</w:t>
      </w:r>
    </w:p>
    <w:p w:rsidR="00000000" w:rsidDel="00000000" w:rsidP="00000000" w:rsidRDefault="00000000" w:rsidRPr="00000000" w14:paraId="000000ED">
      <w:pPr>
        <w:pStyle w:val="Heading2"/>
        <w:rPr>
          <w:rFonts w:ascii="Impact" w:cs="Impact" w:eastAsia="Impact" w:hAnsi="Impact"/>
        </w:rPr>
      </w:pPr>
      <w:bookmarkStart w:colFirst="0" w:colLast="0" w:name="_1z7ynhgdsbki" w:id="15"/>
      <w:bookmarkEnd w:id="15"/>
      <w:r w:rsidDel="00000000" w:rsidR="00000000" w:rsidRPr="00000000">
        <w:rPr>
          <w:rFonts w:ascii="Impact" w:cs="Impact" w:eastAsia="Impact" w:hAnsi="Impact"/>
          <w:rtl w:val="0"/>
        </w:rPr>
        <w:t xml:space="preserve">DIY 3D printer frame</w:t>
      </w:r>
    </w:p>
    <w:p w:rsidR="00000000" w:rsidDel="00000000" w:rsidP="00000000" w:rsidRDefault="00000000" w:rsidRPr="00000000" w14:paraId="000000EE">
      <w:pPr>
        <w:pStyle w:val="Heading2"/>
        <w:rPr>
          <w:rFonts w:ascii="Impact" w:cs="Impact" w:eastAsia="Impact" w:hAnsi="Impact"/>
        </w:rPr>
      </w:pPr>
      <w:bookmarkStart w:colFirst="0" w:colLast="0" w:name="_4x54iu7tur1q" w:id="16"/>
      <w:bookmarkEnd w:id="16"/>
      <w:r w:rsidDel="00000000" w:rsidR="00000000" w:rsidRPr="00000000">
        <w:rPr>
          <w:rFonts w:ascii="Impact" w:cs="Impact" w:eastAsia="Impact" w:hAnsi="Impact"/>
          <w:rtl w:val="0"/>
        </w:rPr>
        <w:t xml:space="preserve">How to reinforce 3D printer frame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ageBreakBefore w:val="0"/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tyXfH3g6K89xX_Ir5P1Cku5HxUyDW9Y8HD_WZzWSjEU/edit?usp=sharing" TargetMode="External"/><Relationship Id="rId22" Type="http://schemas.openxmlformats.org/officeDocument/2006/relationships/hyperlink" Target="https://sites.google.com/view/3d-distributed/" TargetMode="External"/><Relationship Id="rId21" Type="http://schemas.openxmlformats.org/officeDocument/2006/relationships/hyperlink" Target="https://sites.google.com/view/3d-distributed/workhorse-3d-printer" TargetMode="External"/><Relationship Id="rId24" Type="http://schemas.openxmlformats.org/officeDocument/2006/relationships/hyperlink" Target="https://docs.google.com/document/d/11l-3uNonx_ORs6nRXxofR3ey-8DSHwf5zI4f2QxJN4M/edit?usp=sharing" TargetMode="External"/><Relationship Id="rId23" Type="http://schemas.openxmlformats.org/officeDocument/2006/relationships/hyperlink" Target="https://docs.google.com/document/d/1bB7KwK-dunddrICaez9b_9GDSGkBbapLFGvJUNzxvBg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1l-3uNonx_ORs6nRXxofR3ey-8DSHwf5zI4f2QxJN4M/edit?usp=sharing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drive.google.com/drive/folders/1K9bdA-A18Jf9wFhasColc_4HQ-2EzmgQ?usp=sharing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docs.google.com/document/d/11l-3uNonx_ORs6nRXxofR3ey-8DSHwf5zI4f2QxJN4M/edit?usp=sharing" TargetMode="External"/><Relationship Id="rId8" Type="http://schemas.openxmlformats.org/officeDocument/2006/relationships/hyperlink" Target="https://docs.google.com/document/d/11l-3uNonx_ORs6nRXxofR3ey-8DSHwf5zI4f2QxJN4M/edit?usp=sharing" TargetMode="External"/><Relationship Id="rId11" Type="http://schemas.openxmlformats.org/officeDocument/2006/relationships/hyperlink" Target="https://docs.google.com/document/d/11l-3uNonx_ORs6nRXxofR3ey-8DSHwf5zI4f2QxJN4M/edit?usp=sharing" TargetMode="External"/><Relationship Id="rId10" Type="http://schemas.openxmlformats.org/officeDocument/2006/relationships/hyperlink" Target="https://docs.google.com/document/d/11l-3uNonx_ORs6nRXxofR3ey-8DSHwf5zI4f2QxJN4M/edit?usp=sharing" TargetMode="External"/><Relationship Id="rId13" Type="http://schemas.openxmlformats.org/officeDocument/2006/relationships/image" Target="media/image4.jpg"/><Relationship Id="rId12" Type="http://schemas.openxmlformats.org/officeDocument/2006/relationships/hyperlink" Target="https://docs.google.com/document/d/11l-3uNonx_ORs6nRXxofR3ey-8DSHwf5zI4f2QxJN4M/edit?usp=sharing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1.jpg"/><Relationship Id="rId17" Type="http://schemas.openxmlformats.org/officeDocument/2006/relationships/hyperlink" Target="https://youtu.be/zFN1OpIEb1Q" TargetMode="External"/><Relationship Id="rId16" Type="http://schemas.openxmlformats.org/officeDocument/2006/relationships/image" Target="media/image3.jpg"/><Relationship Id="rId19" Type="http://schemas.openxmlformats.org/officeDocument/2006/relationships/hyperlink" Target="https://docs.google.com/document/u/0/d/11l-3uNonx_ORs6nRXxofR3ey-8DSHwf5zI4f2QxJN4M/edit" TargetMode="External"/><Relationship Id="rId18" Type="http://schemas.openxmlformats.org/officeDocument/2006/relationships/hyperlink" Target="https://drive.google.com/file/d/1DFuWNZOoG8Cqf1KFIUr0Qn61HkigWl7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