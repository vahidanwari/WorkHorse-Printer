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1behnixs8e4h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Igus Lead Screw Options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Workhorse Printer</w:t>
      </w:r>
      <w:r w:rsidDel="00000000" w:rsidR="00000000" w:rsidRPr="00000000">
        <w:rPr>
          <w:rtl w:val="0"/>
        </w:rPr>
        <w:t xml:space="preserve"> uses Igus dryspin high helix lead screw.</w:t>
      </w:r>
    </w:p>
    <w:p w:rsidR="00000000" w:rsidDel="00000000" w:rsidP="00000000" w:rsidRDefault="00000000" w:rsidRPr="00000000" w14:paraId="00000004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Igus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rFonts w:ascii="Roboto" w:cs="Roboto" w:eastAsia="Roboto" w:hAnsi="Roboto"/>
          <w:color w:val="363636"/>
          <w:sz w:val="24"/>
          <w:szCs w:val="24"/>
        </w:rPr>
      </w:pPr>
      <w:bookmarkStart w:colFirst="0" w:colLast="0" w:name="_7yz34yam6axu" w:id="1"/>
      <w:bookmarkEnd w:id="1"/>
      <w:r w:rsidDel="00000000" w:rsidR="00000000" w:rsidRPr="00000000">
        <w:rPr>
          <w:rFonts w:ascii="Roboto" w:cs="Roboto" w:eastAsia="Roboto" w:hAnsi="Roboto"/>
          <w:color w:val="626262"/>
          <w:sz w:val="22"/>
          <w:szCs w:val="22"/>
          <w:rtl w:val="0"/>
        </w:rPr>
        <w:t xml:space="preserve">dryspin  high helix lead screw: stainless steel, rolled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rFonts w:ascii="Roboto" w:cs="Roboto" w:eastAsia="Roboto" w:hAnsi="Roboto"/>
          <w:color w:val="363636"/>
          <w:sz w:val="24"/>
          <w:szCs w:val="24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DSTL-LS-10x50-R-ES</w:t>
          <w:tab/>
        </w:r>
      </w:hyperlink>
      <w:r w:rsidDel="00000000" w:rsidR="00000000" w:rsidRPr="00000000">
        <w:rPr>
          <w:rFonts w:ascii="Roboto" w:cs="Roboto" w:eastAsia="Roboto" w:hAnsi="Roboto"/>
          <w:color w:val="363636"/>
          <w:sz w:val="24"/>
          <w:szCs w:val="24"/>
          <w:rtl w:val="0"/>
        </w:rPr>
        <w:t xml:space="preserve">10x50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1620"/>
        <w:gridCol w:w="2850"/>
        <w:gridCol w:w="2295"/>
        <w:tblGridChange w:id="0">
          <w:tblGrid>
            <w:gridCol w:w="2970"/>
            <w:gridCol w:w="1620"/>
            <w:gridCol w:w="2850"/>
            <w:gridCol w:w="22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jc w:val="center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Igus Lead Screw Nuts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$ 35.78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jc w:val="center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DST-JFRM-2525DS10X50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Ds10x50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rPr>
          <w:rFonts w:ascii="Roboto" w:cs="Roboto" w:eastAsia="Roboto" w:hAnsi="Roboto"/>
          <w:color w:val="36363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rFonts w:ascii="Roboto" w:cs="Roboto" w:eastAsia="Roboto" w:hAnsi="Roboto"/>
          <w:color w:val="626262"/>
          <w:sz w:val="22"/>
          <w:szCs w:val="22"/>
        </w:rPr>
      </w:pPr>
      <w:bookmarkStart w:colFirst="0" w:colLast="0" w:name="_n1v9ky4l1o5h" w:id="2"/>
      <w:bookmarkEnd w:id="2"/>
      <w:r w:rsidDel="00000000" w:rsidR="00000000" w:rsidRPr="00000000">
        <w:rPr>
          <w:rFonts w:ascii="Roboto" w:cs="Roboto" w:eastAsia="Roboto" w:hAnsi="Roboto"/>
          <w:color w:val="626262"/>
          <w:sz w:val="22"/>
          <w:szCs w:val="22"/>
          <w:rtl w:val="0"/>
        </w:rPr>
        <w:t xml:space="preserve">Higher efficiency due to optimized thread angle</w:t>
      </w:r>
    </w:p>
    <w:p w:rsidR="00000000" w:rsidDel="00000000" w:rsidP="00000000" w:rsidRDefault="00000000" w:rsidRPr="00000000" w14:paraId="0000001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rFonts w:ascii="Roboto" w:cs="Roboto" w:eastAsia="Roboto" w:hAnsi="Roboto"/>
          <w:color w:val="363636"/>
        </w:rPr>
      </w:pPr>
      <w:r w:rsidDel="00000000" w:rsidR="00000000" w:rsidRPr="00000000">
        <w:rPr>
          <w:rFonts w:ascii="Roboto" w:cs="Roboto" w:eastAsia="Roboto" w:hAnsi="Roboto"/>
          <w:color w:val="363636"/>
          <w:rtl w:val="0"/>
        </w:rPr>
        <w:t xml:space="preserve">Due to a flatter thread angle of about 30° in Dryspin high helix lead screws (similar to a trapezoidal thread), the applied force is efficiently converted into a translational motion. Compared with a steeper thread angle, this means a lower power loss.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rFonts w:ascii="Roboto" w:cs="Roboto" w:eastAsia="Roboto" w:hAnsi="Roboto"/>
          <w:color w:val="363636"/>
        </w:rPr>
      </w:pPr>
      <w:bookmarkStart w:colFirst="0" w:colLast="0" w:name="_hgtwcinb0yl8" w:id="3"/>
      <w:bookmarkEnd w:id="3"/>
      <w:r w:rsidDel="00000000" w:rsidR="00000000" w:rsidRPr="00000000">
        <w:rPr>
          <w:rFonts w:ascii="Roboto" w:cs="Roboto" w:eastAsia="Roboto" w:hAnsi="Roboto"/>
          <w:color w:val="626262"/>
          <w:sz w:val="22"/>
          <w:szCs w:val="22"/>
          <w:rtl w:val="0"/>
        </w:rPr>
        <w:t xml:space="preserve">Increased life performance with pitch asymmetry </w:t>
      </w:r>
      <w:r w:rsidDel="00000000" w:rsidR="00000000" w:rsidRPr="00000000">
        <w:rPr>
          <w:rFonts w:ascii="Roboto" w:cs="Roboto" w:eastAsia="Roboto" w:hAnsi="Roboto"/>
          <w:color w:val="363636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363636"/>
          <w:rtl w:val="0"/>
        </w:rPr>
        <w:t xml:space="preserve">ue to the larger distances between the individual thread turns, the high performance polymers  tribologically optimized polymer in the thread turns can be extended by a factor of 1.3and wear resistant material and higher levels of efficiency are crucial for up to 5 times longer. Backlash can be minimized with zero-backlash threaded nuts and spring pretension.</w:t>
      </w:r>
    </w:p>
    <w:p w:rsidR="00000000" w:rsidDel="00000000" w:rsidP="00000000" w:rsidRDefault="00000000" w:rsidRPr="00000000" w14:paraId="00000012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Igus Part Numbers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60" w:before="160" w:lineRule="auto"/>
        <w:rPr>
          <w:rFonts w:ascii="Roboto" w:cs="Roboto" w:eastAsia="Roboto" w:hAnsi="Roboto"/>
          <w:b w:val="1"/>
          <w:bCs w:val="1"/>
          <w:color w:val="626262"/>
        </w:rPr>
      </w:pPr>
      <w:bookmarkStart w:colFirst="0" w:colLast="0" w:name="_t4h80je75zpb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626262"/>
          <w:rtl w:val="0"/>
        </w:rPr>
        <w:t xml:space="preserve">Lead Screw Nut Material: Dry-tech Polymers</w:t>
      </w:r>
    </w:p>
    <w:p w:rsidR="00000000" w:rsidDel="00000000" w:rsidP="00000000" w:rsidRDefault="00000000" w:rsidRPr="00000000" w14:paraId="0000001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20" w:before="160" w:lineRule="auto"/>
        <w:rPr>
          <w:rFonts w:ascii="Roboto" w:cs="Roboto" w:eastAsia="Roboto" w:hAnsi="Roboto"/>
          <w:color w:val="626262"/>
        </w:rPr>
      </w:pPr>
      <w:r w:rsidDel="00000000" w:rsidR="00000000" w:rsidRPr="00000000">
        <w:rPr>
          <w:rFonts w:ascii="Roboto" w:cs="Roboto" w:eastAsia="Roboto" w:hAnsi="Roboto"/>
          <w:color w:val="363636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color w:val="363636"/>
          <w:sz w:val="24"/>
          <w:szCs w:val="24"/>
          <w:rtl w:val="0"/>
        </w:rPr>
        <w:t xml:space="preserve">gus high performance polymers are used in DryLin linear drive units-lead screw drives Self-lubrication bearing material for dry-running conditions are maintenance-free.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20" w:before="160" w:lineRule="auto"/>
        <w:rPr>
          <w:rFonts w:ascii="Roboto" w:cs="Roboto" w:eastAsia="Roboto" w:hAnsi="Roboto"/>
          <w:color w:val="36363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63636"/>
          <w:sz w:val="24"/>
          <w:szCs w:val="24"/>
          <w:rtl w:val="0"/>
        </w:rPr>
        <w:t xml:space="preserve">Optimized Materials</w:t>
      </w:r>
      <w:r w:rsidDel="00000000" w:rsidR="00000000" w:rsidRPr="00000000">
        <w:rPr>
          <w:rFonts w:ascii="Roboto" w:cs="Roboto" w:eastAsia="Roboto" w:hAnsi="Roboto"/>
          <w:color w:val="363636"/>
          <w:sz w:val="24"/>
          <w:szCs w:val="24"/>
          <w:rtl w:val="0"/>
        </w:rPr>
        <w:t xml:space="preserve">: DryLin lead screw nuts optimize friction properties of lead screw with the lowest possible wear rates and friction.</w:t>
      </w:r>
    </w:p>
    <w:p w:rsidR="00000000" w:rsidDel="00000000" w:rsidP="00000000" w:rsidRDefault="00000000" w:rsidRPr="00000000" w14:paraId="0000001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20" w:before="160" w:lineRule="auto"/>
        <w:rPr/>
      </w:pPr>
      <w:hyperlink r:id="rId1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WorkHorse Printer With Anti-Backlash Nuts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453063" cy="512079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512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/>
      </w:pPr>
      <w:r w:rsidDel="00000000" w:rsidR="00000000" w:rsidRPr="00000000">
        <w:rPr>
          <w:rtl w:val="0"/>
        </w:rPr>
        <w:t xml:space="preserve">Part # JFRM-ZB-0001-HH10X50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/>
      </w:pPr>
      <w:r w:rsidDel="00000000" w:rsidR="00000000" w:rsidRPr="00000000">
        <w:rPr>
          <w:rtl w:val="0"/>
        </w:rPr>
        <w:t xml:space="preserve">Igus Drylin High Helix Thread Nut With Flange- Zero Backlash - JFRM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Material: iglide J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Thread direction: Right-hand thread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Thread type: High helix threads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Design: Standard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Cylindrical lead screw nut with flange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Zero-backlash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348163" cy="3399305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3399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lineRule="auto"/>
        <w:rPr>
          <w:b w:val="1"/>
          <w:bCs w:val="1"/>
        </w:rPr>
      </w:pPr>
      <w:bookmarkStart w:colFirst="0" w:colLast="0" w:name="_jlbwmdurequv" w:id="5"/>
      <w:bookmarkEnd w:id="5"/>
      <w:r w:rsidDel="00000000" w:rsidR="00000000" w:rsidRPr="00000000">
        <w:rPr>
          <w:b w:val="1"/>
          <w:bCs w:val="1"/>
          <w:rtl w:val="0"/>
        </w:rPr>
        <w:t xml:space="preserve">Required Drive Torque</w:t>
      </w:r>
    </w:p>
    <w:p w:rsidR="00000000" w:rsidDel="00000000" w:rsidP="00000000" w:rsidRDefault="00000000" w:rsidRPr="00000000" w14:paraId="00000024">
      <w:pPr>
        <w:pageBreakBefore w:val="0"/>
        <w:rPr>
          <w:rFonts w:ascii="Roboto" w:cs="Roboto" w:eastAsia="Roboto" w:hAnsi="Roboto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63636"/>
          <w:sz w:val="24"/>
          <w:szCs w:val="24"/>
          <w:highlight w:val="white"/>
          <w:rtl w:val="0"/>
        </w:rPr>
        <w:t xml:space="preserve">The required drive torque of the nut is obtained from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363636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63636"/>
          <w:sz w:val="24"/>
          <w:szCs w:val="24"/>
          <w:highlight w:val="white"/>
          <w:rtl w:val="0"/>
        </w:rPr>
        <w:t xml:space="preserve">axial load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363636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63636"/>
          <w:sz w:val="24"/>
          <w:szCs w:val="24"/>
          <w:highlight w:val="white"/>
          <w:rtl w:val="0"/>
        </w:rPr>
        <w:t xml:space="preserve">lead screw pitch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363636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63636"/>
          <w:sz w:val="24"/>
          <w:szCs w:val="24"/>
          <w:highlight w:val="white"/>
          <w:rtl w:val="0"/>
        </w:rPr>
        <w:t xml:space="preserve">coefficient of surface friction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y9iv05mimfa" w:id="6"/>
      <w:bookmarkEnd w:id="6"/>
      <w:r w:rsidDel="00000000" w:rsidR="00000000" w:rsidRPr="00000000">
        <w:rPr>
          <w:rFonts w:ascii="Impact" w:cs="Impact" w:eastAsia="Impact" w:hAnsi="Impact"/>
          <w:rtl w:val="0"/>
        </w:rPr>
        <w:t xml:space="preserve">Workhorse C-Carriage Using Lead Screw Nut With Flat</w:t>
      </w:r>
    </w:p>
    <w:p w:rsidR="00000000" w:rsidDel="00000000" w:rsidP="00000000" w:rsidRDefault="00000000" w:rsidRPr="00000000" w14:paraId="0000002B">
      <w:pPr>
        <w:pStyle w:val="Heading2"/>
        <w:pageBreakBefore w:val="0"/>
        <w:rPr/>
      </w:pPr>
      <w:bookmarkStart w:colFirst="0" w:colLast="0" w:name="_7qz62qq8rw21" w:id="7"/>
      <w:bookmarkEnd w:id="7"/>
      <w:r w:rsidDel="00000000" w:rsidR="00000000" w:rsidRPr="00000000">
        <w:rPr>
          <w:rtl w:val="0"/>
        </w:rPr>
        <w:t xml:space="preserve">dryspin flange lead screw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nut with flat</w:t>
        </w:r>
      </w:hyperlink>
      <w:r w:rsidDel="00000000" w:rsidR="00000000" w:rsidRPr="00000000">
        <w:rPr>
          <w:rtl w:val="0"/>
        </w:rPr>
        <w:t xml:space="preserve">, high helix thread, JFRM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429000" cy="22860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See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 Igus 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Material: iglide J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Thread direction: Right-hand thread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Thread type: High helix thread dryspin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Cylindrical lead screw nut with flange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Flange flat - For mounting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Part no.  DST-JFRM-252525DS10X50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Thread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Ds10x50 39.21 USD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hyperlink r:id="rId1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C-Carriage</w:t>
        </w:r>
      </w:hyperlink>
      <w:r w:rsidDel="00000000" w:rsidR="00000000" w:rsidRPr="00000000">
        <w:rPr>
          <w:rtl w:val="0"/>
        </w:rPr>
        <w:tab/>
        <w:t xml:space="preserve">C-Carriage CAD Model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167063" cy="367638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367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048125" cy="5857875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ageBreakBefore w:val="0"/>
        <w:rPr>
          <w:sz w:val="36"/>
          <w:szCs w:val="36"/>
        </w:rPr>
      </w:pPr>
      <w:bookmarkStart w:colFirst="0" w:colLast="0" w:name="_z4o29be6vwgu" w:id="8"/>
      <w:bookmarkEnd w:id="8"/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Related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WorkHorse 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Igus Lead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Linear 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WorkHorse Frame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WorkHorse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WorkHorse Printer: Users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Duet 2 vs 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Recommended Print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Z-Axis Lead Screw 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ins w:author="Anonymous" w:id="0" w:date="2021-06-18T19:42:21Z"/>
        </w:rPr>
      </w:pPr>
      <w:ins w:author="Anonymous" w:id="0" w:date="2021-06-18T19:42:2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56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Part List</w:t>
        </w:r>
      </w:ins>
    </w:p>
    <w:p w:rsidR="00000000" w:rsidDel="00000000" w:rsidP="00000000" w:rsidRDefault="00000000" w:rsidRPr="00000000" w14:paraId="00000057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Igus 761mm Long (X Axis)</w:t>
        </w:r>
      </w:ins>
    </w:p>
    <w:p w:rsidR="00000000" w:rsidDel="00000000" w:rsidP="00000000" w:rsidRDefault="00000000" w:rsidRPr="00000000" w14:paraId="00000058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$ 93.23</w:t>
        </w:r>
      </w:ins>
    </w:p>
    <w:p w:rsidR="00000000" w:rsidDel="00000000" w:rsidP="00000000" w:rsidRDefault="00000000" w:rsidRPr="00000000" w14:paraId="00000059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DST-LS-10x50-R </w:t>
        </w:r>
      </w:ins>
    </w:p>
    <w:p w:rsidR="00000000" w:rsidDel="00000000" w:rsidP="00000000" w:rsidRDefault="00000000" w:rsidRPr="00000000" w14:paraId="0000005A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DST-LS-10X50-R-ES</w:t>
        </w:r>
      </w:ins>
    </w:p>
    <w:p w:rsidR="00000000" w:rsidDel="00000000" w:rsidP="00000000" w:rsidRDefault="00000000" w:rsidRPr="00000000" w14:paraId="0000005B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Igus 485mm Long (Y Axis)</w:t>
        </w:r>
      </w:ins>
    </w:p>
    <w:p w:rsidR="00000000" w:rsidDel="00000000" w:rsidP="00000000" w:rsidRDefault="00000000" w:rsidRPr="00000000" w14:paraId="0000005C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$ 74.80</w:t>
        </w:r>
      </w:ins>
    </w:p>
    <w:p w:rsidR="00000000" w:rsidDel="00000000" w:rsidP="00000000" w:rsidRDefault="00000000" w:rsidRPr="00000000" w14:paraId="0000005D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DST-LS-10x50-R </w:t>
        </w:r>
      </w:ins>
    </w:p>
    <w:p w:rsidR="00000000" w:rsidDel="00000000" w:rsidP="00000000" w:rsidRDefault="00000000" w:rsidRPr="00000000" w14:paraId="0000005E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DST-LS-10X50-R-ES</w:t>
        </w:r>
      </w:ins>
    </w:p>
    <w:p w:rsidR="00000000" w:rsidDel="00000000" w:rsidP="00000000" w:rsidRDefault="00000000" w:rsidRPr="00000000" w14:paraId="0000005F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Igus Lead Screw Nuts</w:t>
        </w:r>
      </w:ins>
    </w:p>
    <w:p w:rsidR="00000000" w:rsidDel="00000000" w:rsidP="00000000" w:rsidRDefault="00000000" w:rsidRPr="00000000" w14:paraId="00000060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$ 35.78</w:t>
        </w:r>
      </w:ins>
    </w:p>
    <w:p w:rsidR="00000000" w:rsidDel="00000000" w:rsidP="00000000" w:rsidRDefault="00000000" w:rsidRPr="00000000" w14:paraId="00000061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DST-JFRM-2525DS10X50</w:t>
        </w:r>
      </w:ins>
    </w:p>
    <w:p w:rsidR="00000000" w:rsidDel="00000000" w:rsidP="00000000" w:rsidRDefault="00000000" w:rsidRPr="00000000" w14:paraId="00000062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Ds10x50</w:t>
        </w:r>
      </w:ins>
    </w:p>
    <w:p w:rsidR="00000000" w:rsidDel="00000000" w:rsidP="00000000" w:rsidRDefault="00000000" w:rsidRPr="00000000" w14:paraId="00000063">
      <w:pPr>
        <w:pageBreakBefore w:val="0"/>
        <w:rPr>
          <w:ins w:author="Anonymous" w:id="0" w:date="2021-06-18T19:42:21Z"/>
          <w:rPrChange w:author="Anonymous" w:id="1" w:date="2021-06-18T19:42:21Z">
            <w:rPr/>
          </w:rPrChange>
        </w:rPr>
      </w:pPr>
      <w:ins w:author="Anonymous" w:id="0" w:date="2021-06-18T19:42:21Z">
        <w:r w:rsidDel="00000000" w:rsidR="00000000" w:rsidRPr="00000000">
          <w:rPr>
            <w:rtl w:val="0"/>
            <w:rPrChange w:author="Anonymous" w:id="1" w:date="2021-06-18T19:42:21Z">
              <w:rPr/>
            </w:rPrChange>
          </w:rPr>
          <w:t xml:space="preserve">12mm T12x2 Trapezoidal ACME Lead Screw w/ Brass Nut</w:t>
        </w:r>
      </w:ins>
    </w:p>
    <w:p w:rsidR="00000000" w:rsidDel="00000000" w:rsidP="00000000" w:rsidRDefault="00000000" w:rsidRPr="00000000" w14:paraId="00000064">
      <w:pPr>
        <w:pageBreakBefore w:val="0"/>
        <w:rPr>
          <w:ins w:author="Anonymous" w:id="0" w:date="2021-06-18T19:42:21Z"/>
        </w:rPr>
      </w:pPr>
      <w:ins w:author="Anonymous" w:id="0" w:date="2021-06-18T19:42:2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5">
      <w:pPr>
        <w:pageBreakBefore w:val="0"/>
        <w:rPr>
          <w:ins w:author="Anonymous" w:id="0" w:date="2021-06-18T19:42:21Z"/>
        </w:rPr>
      </w:pPr>
      <w:ins w:author="Anonymous" w:id="0" w:date="2021-06-18T19:42:2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6">
      <w:pPr>
        <w:pageBreakBefore w:val="0"/>
        <w:rPr>
          <w:ins w:author="Anonymous" w:id="0" w:date="2021-06-18T19:42:21Z"/>
        </w:rPr>
      </w:pPr>
      <w:ins w:author="Anonymous" w:id="0" w:date="2021-06-18T19:42:2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7">
      <w:pPr>
        <w:pageBreakBefore w:val="0"/>
        <w:rPr>
          <w:ins w:author="Anonymous" w:id="0" w:date="2021-06-18T19:42:21Z"/>
        </w:rPr>
      </w:pPr>
      <w:ins w:author="Anonymous" w:id="0" w:date="2021-06-18T19:42:2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8">
      <w:pPr>
        <w:pageBreakBefore w:val="0"/>
        <w:rPr>
          <w:ins w:author="Anonymous" w:id="0" w:date="2021-06-18T19:42:21Z"/>
        </w:rPr>
      </w:pPr>
      <w:ins w:author="Anonymous" w:id="0" w:date="2021-06-18T19:42:2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9">
      <w:pPr>
        <w:pageBreakBefore w:val="0"/>
        <w:rPr>
          <w:ins w:author="Anonymous" w:id="0" w:date="2021-06-18T19:42:21Z"/>
        </w:rPr>
      </w:pPr>
      <w:ins w:author="Anonymous" w:id="0" w:date="2021-06-18T19:42:2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A">
      <w:pPr>
        <w:pageBreakBefore w:val="0"/>
        <w:rPr>
          <w:ins w:author="Anonymous" w:id="0" w:date="2021-06-18T19:42:21Z"/>
        </w:rPr>
      </w:pPr>
      <w:ins w:author="Anonymous" w:id="0" w:date="2021-06-18T19:42:2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hingiverse.com/thing:2764092" TargetMode="External"/><Relationship Id="rId22" Type="http://schemas.openxmlformats.org/officeDocument/2006/relationships/image" Target="media/image6.jpg"/><Relationship Id="rId21" Type="http://schemas.openxmlformats.org/officeDocument/2006/relationships/image" Target="media/image1.jpg"/><Relationship Id="rId24" Type="http://schemas.openxmlformats.org/officeDocument/2006/relationships/hyperlink" Target="https://docs.google.com/document/d/1KlfmatUR9xLh5apDLJgf9mmEjynAkl-YotgW3cAVlcE/edit?usp=sharing" TargetMode="External"/><Relationship Id="rId23" Type="http://schemas.openxmlformats.org/officeDocument/2006/relationships/hyperlink" Target="https://drive.google.com/file/d/1DFuWNZOoG8Cqf1KFIUr0Qn61HkigWl7B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gus.com/product/?artnr=DST-LS-10X50-R-ES" TargetMode="External"/><Relationship Id="rId26" Type="http://schemas.openxmlformats.org/officeDocument/2006/relationships/hyperlink" Target="https://docs.google.com/document/u/0/d/11l-3uNonx_ORs6nRXxofR3ey-8DSHwf5zI4f2QxJN4M/edit" TargetMode="External"/><Relationship Id="rId25" Type="http://schemas.openxmlformats.org/officeDocument/2006/relationships/hyperlink" Target="https://docs.google.com/document/d/1zGdifNBKjFR1vIV_wQlnzeo_nN2lgHoS-yEsJkQ0uXg/edit?usp=sharing" TargetMode="External"/><Relationship Id="rId28" Type="http://schemas.openxmlformats.org/officeDocument/2006/relationships/hyperlink" Target="https://sites.google.com/view/3d-distributed/workhorse-3d-printer/workhorse-users-guide" TargetMode="External"/><Relationship Id="rId27" Type="http://schemas.openxmlformats.org/officeDocument/2006/relationships/hyperlink" Target="https://docs.google.com/document/d/1tyXfH3g6K89xX_Ir5P1Cku5HxUyDW9Y8HD_WZzWSjEU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29" Type="http://schemas.openxmlformats.org/officeDocument/2006/relationships/hyperlink" Target="https://sites.google.com/view/3d-distributed/duet3d/duet-wifi-setup" TargetMode="External"/><Relationship Id="rId7" Type="http://schemas.openxmlformats.org/officeDocument/2006/relationships/hyperlink" Target="https://sites.google.com/view/workhorse3dprinter/home" TargetMode="External"/><Relationship Id="rId8" Type="http://schemas.openxmlformats.org/officeDocument/2006/relationships/hyperlink" Target="https://docs.google.com/document/d/1KlfmatUR9xLh5apDLJgf9mmEjynAkl-YotgW3cAVlcE/edit?usp=sharing" TargetMode="External"/><Relationship Id="rId31" Type="http://schemas.openxmlformats.org/officeDocument/2006/relationships/hyperlink" Target="https://sites.google.com/view/3d-distributed/workhorse-3d-printer" TargetMode="External"/><Relationship Id="rId30" Type="http://schemas.openxmlformats.org/officeDocument/2006/relationships/hyperlink" Target="https://sites.google.com/view/3d-distributed/duet3d" TargetMode="External"/><Relationship Id="rId11" Type="http://schemas.openxmlformats.org/officeDocument/2006/relationships/hyperlink" Target="https://www.igus.com/product/796" TargetMode="External"/><Relationship Id="rId33" Type="http://schemas.openxmlformats.org/officeDocument/2006/relationships/hyperlink" Target="https://sites.google.com/view/3d-distributed/" TargetMode="External"/><Relationship Id="rId10" Type="http://schemas.openxmlformats.org/officeDocument/2006/relationships/hyperlink" Target="https://docs.google.com/document/d/1xy8Ez_JQ-0I9RqsgjeAJBHptBR66luPqHpzvsRninV8/edit?usp=sharing" TargetMode="External"/><Relationship Id="rId32" Type="http://schemas.openxmlformats.org/officeDocument/2006/relationships/hyperlink" Target="https://docs.google.com/document/d/1IZFelTSa1QoiLYPHHzwA-bryYOgIkPfAM6Bs-wMMmuE/edit?usp=sharing" TargetMode="External"/><Relationship Id="rId13" Type="http://schemas.openxmlformats.org/officeDocument/2006/relationships/hyperlink" Target="https://www.igus.com/product/818" TargetMode="External"/><Relationship Id="rId12" Type="http://schemas.openxmlformats.org/officeDocument/2006/relationships/hyperlink" Target="https://docs.google.com/document/d/1KlfmatUR9xLh5apDLJgf9mmEjynAkl-YotgW3cAVlcE/edit?usp=sharing" TargetMode="External"/><Relationship Id="rId34" Type="http://schemas.openxmlformats.org/officeDocument/2006/relationships/hyperlink" Target="https://sites.google.com/view/workhorse3dprinter/zyltech-parts" TargetMode="External"/><Relationship Id="rId15" Type="http://schemas.openxmlformats.org/officeDocument/2006/relationships/image" Target="media/image4.jpg"/><Relationship Id="rId14" Type="http://schemas.openxmlformats.org/officeDocument/2006/relationships/image" Target="media/image2.jpg"/><Relationship Id="rId17" Type="http://schemas.openxmlformats.org/officeDocument/2006/relationships/image" Target="media/image3.jpg"/><Relationship Id="rId16" Type="http://schemas.openxmlformats.org/officeDocument/2006/relationships/hyperlink" Target="https://www.igus.com/product/804" TargetMode="External"/><Relationship Id="rId19" Type="http://schemas.openxmlformats.org/officeDocument/2006/relationships/hyperlink" Target="https://sites.google.com/view/workhorse3dprinter/carriage" TargetMode="External"/><Relationship Id="rId18" Type="http://schemas.openxmlformats.org/officeDocument/2006/relationships/hyperlink" Target="https://www.igus.com/product/80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