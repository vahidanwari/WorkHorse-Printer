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h49aldwte284" w:id="0"/>
      <w:bookmarkEnd w:id="0"/>
      <w:hyperlink r:id="rId6">
        <w:r w:rsidDel="00000000" w:rsidR="00000000" w:rsidRPr="00000000">
          <w:rPr>
            <w:rFonts w:ascii="Impact" w:cs="Impact" w:eastAsia="Impact" w:hAnsi="Impact"/>
            <w:rtl w:val="0"/>
          </w:rPr>
          <w:t xml:space="preserve">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29188" cy="4929188"/>
            <wp:effectExtent b="0" l="0" r="0" t="0"/>
            <wp:docPr descr="3d printer plans diy&#10;open source 3d&#10;source 3d printer&#10;print volume&#10;build volume&#10;Massive 3D printer&#10;DIY large 3D printer kitlarge format 3d printers&#10;&#10;Build your own 3D printer kit&#10;3D printer 600x600x600&#10;enclosed 3d printer with large build area&#10;large build area&#10;diy 3d printer aluminum extrusion&#10;2020 Aluminum Extrusion hardware&#10;Aluminium profile 3D printer&#10;DIY 3D printer aluminum extrusion&#10;2020 Aluminum Extrusion hardware&#10;3D Printer parts Kit&#10;3D printer parts list&#10;3d printer parts kit design&#10;Best large format 3D printer 2021&#10;build a massive 3d printer&#10;massive 3d printer design &#10;massive 3d printer kit&#10;Build your own large scale 3D printer&#10;diy large 3d printer kit assembly&#10;DIY 3D printer parts&#10;Enclosed 3D printer with large build volume&#10;large build volume 3d printer&#10;print large&#10;3d printing&#10;build sizes&#10;industrial 3d printer&#10;scale 3d printers&#10;fdm 3d printers&#10;3d printer kit&#10;build plate&#10;large objects&#10;print heads&#10;Large Scale 3d Printers&#10;Igus 3d printer&#10;3d printer with lead screw&#10;Workhorse XL&#10;workhorse large 3d printer&#10;huge build volume&#10;3d printer with Igus lead screw&#10;all metal 3d printer&#10;really big 3d printer&#10;best large scale 3d printer&#10;Metal 3d printer&#10;Gantry 3d printer&#10;Large gantry printer&#10;Large gantry 3d printer&#10;Large large 3d printer&#10;how to print large objects&#10;TXRX Labs&#10;Cosine Additive&#10;ErectorBot&#10;rapid event&#10;Modix&#10;modix 3d printer&#10;modix printer&#10;modix reviews&#10;Modix 3d printer&#10;large 3d printer carriage&#10;Large 3d printer enclosure&#10;large 3d printer gantry&#10;Gantry&#10;Gantry plates&#10;Large gantry&#10;Gigabot 3d printer&#10;large 3d printer build&#10;large 3d printer heated bed&#10;3D printer heated bed 1000x1000&#10;large 3d printer diy&#10;Massive 3D printers&#10;Large industrial 3D printer&#10;Big rep 3D printer&#10;Bigrep pro&#10;Bigrep studio&#10;large 3d printer with auto leveling&#10;large format 3d printer build&#10;large 3d printer diy kit&#10;Best upgradeable 3D printer&#10;large scale 3d printer design&#10;large scale 3d printer extruder&#10;Large 3D printer projects&#10;XY gantry 3D printer&#10;3D printer gantry types&#10;Gantry style&#10;Gantry style 3d printer&#10;FFF 3D printer&#10;moving gantry 3d printer&#10;3D printer gantry design&#10;Fixed bed 3D printer&#10;3D printer plans&#10;Chamber&#10;Heated chamber&#10;3d printer chamber&#10;chamber 3d printer&#10;giant 3d printer&#10;giant industrial 3d printer&#10;industrial 3d printer design&#10;big 3d printer&#10;big 3-d printer&#10;3d printer big&#10;large heavy duty 3d printer&#10;Heavy duty 3d printer&#10;All metal 3d printer&#10;Modular 3d printer&#10;Custom 3d printer&#10;biggest 3d printer&#10;large large scale 3d printer&#10;Large-Format 3D Printing &#10;Best Large 3D Printer&#10;Print Volume&#10;larger print volume&#10;heavy-duty&#10;expandable&#10;expandable 3d printer&#10;3d printer good quality&#10;good quality&#10;good quality 3d printer&#10;step by step how to make a 3d printer&#10;diy how to make a 3d printer&#10;how to make a 3d printer&#10;how to make a diy 3d printer&#10;3D Printer Plans&#10;3D Printer Blueprints&#10;3D Printer Blueprints diy&#10;diy 3D Printer Blueprints&#10;3D Printer diy Blueprints&#10;build a printer&#10;open-source designs &#10;building a 3D printer&#10;build your own 3D printer&#10;DIY 3D printer plans&#10;best DIY 3D printer plans&#10;best DIY 3D printer &#10;best 3D printer plans&#10;best DIY 3D printer &#10;Build Guides&#10;Build Guide&#10;step-by-step&#10;step-by-step build guide&#10;build guide step by step&#10;most-built 3D printers&#10;3d printer documentation&#10;Modix 3D printers&#10;Modix3D&#10;Higher resolution&#10;resolution&#10;Component Quality&#10;purchase&#10;purchase 3d printer&#10;professional 3d printing machine&#10;diy 3d printers&#10;3d printer designs&#10;open source&#10;open source 3d printer designs&#10;3d printer designs open source&#10;diy 3d printer designs&#10;3d printer designs diy&#10;upgrades&#10;3d printer upgrades&#10;upgrades 3d printer&#10;upgrade 3d printer&#10;3d printer upgrade&#10;3d printer mod&#10;mod&#10;mod 3d printer&#10;make your own&#10;enclosed 3d printer&#10;3d printer enclosed&#10;enclosed&#10;axis&#10;large 3d printer axis&#10;3d printer axis&#10;Lead screw&#10;Leadscrew&#10;Gantry design&#10;Gantry dimensions&#10;Carriage&#10;Carriage design&#10;Carriage dimensions&#10;3d printer parts&#10;Gantry plate&#10;Carriage plated&#10;3d printer pellet extruder&#10;Universal pellet extruder&#10;DIY pellet extruder&#10;3D printer pellet extruder head&#10;gigabot 3d printer&#10;Pellet 3D printer&#10;Pellet extruder 3D printer DIY&#10;Pellet based 3D printer&#10;PEEK pellet 3D printer&#10;3d printer heated chamber&#10;DIY PEEK 3D printer&#10;Gigabot parts&#10;Gigabot nozzle&#10;Re:3d&#10;Terabot 3D printer&#10;gigabot 3d printer designs&#10;Gigabot parts&#10;gigabot 3d printer assembly&#10;gigabot 3d printer build&#10;Gigabot pellet extruder&#10;gantry 3d printer alternative&#10;large 3d printer alternative&#10;modix 3d printer alternative&#10;Modix MAMA&#10;Atlas 3d printer&#10;Lead screw driven 3d printer&#10;Lead screw driven&#10;Igus&#10;Ball screw&#10;Ballscrew&#10;Ball screw 3d printer&#10;3d printer ball screw&#10;3d printer lead screw&#10;Xyz lead screw&#10;All lead screw 3d printer&#10;All ball screw 3d printer&#10;3d printer with lead screw&#10;3d printer with ball screw&#10;Lead screw upgrade&#10;Ball screw upgrade&#10;xy stage 3d printer ball screw&#10;Moving gantry design&#10;Fixed bed&#10;Fixed bed 3d printer&#10;Fixed bed design&#10;Moving gantry&#10;Moving gantry design&#10;Gantry kit&#10;fixed bed 3d printer kit&#10;fixed bed 3d printer types&#10;best gantry 3d printer&#10;gantry 3d printer kit&#10;gantry 3d printer open source&#10;gantry 3d " id="1" name="image1.jpg"/>
            <a:graphic>
              <a:graphicData uri="http://schemas.openxmlformats.org/drawingml/2006/picture">
                <pic:pic>
                  <pic:nvPicPr>
                    <pic:cNvPr descr="3d printer plans diy&#10;open source 3d&#10;source 3d printer&#10;print volume&#10;build volume&#10;Massive 3D printer&#10;DIY large 3D printer kitlarge format 3d printers&#10;&#10;Build your own 3D printer kit&#10;3D printer 600x600x600&#10;enclosed 3d printer with large build area&#10;large build area&#10;diy 3d printer aluminum extrusion&#10;2020 Aluminum Extrusion hardware&#10;Aluminium profile 3D printer&#10;DIY 3D printer aluminum extrusion&#10;2020 Aluminum Extrusion hardware&#10;3D Printer parts Kit&#10;3D printer parts list&#10;3d printer parts kit design&#10;Best large format 3D printer 2021&#10;build a massive 3d printer&#10;massive 3d printer design &#10;massive 3d printer kit&#10;Build your own large scale 3D printer&#10;diy large 3d printer kit assembly&#10;DIY 3D printer parts&#10;Enclosed 3D printer with large build volume&#10;large build volume 3d printer&#10;print large&#10;3d printing&#10;build sizes&#10;industrial 3d printer&#10;scale 3d printers&#10;fdm 3d printers&#10;3d printer kit&#10;build plate&#10;large objects&#10;print heads&#10;Large Scale 3d Printers&#10;Igus 3d printer&#10;3d printer with lead screw&#10;Workhorse XL&#10;workhorse large 3d printer&#10;huge build volume&#10;3d printer with Igus lead screw&#10;all metal 3d printer&#10;really big 3d printer&#10;best large scale 3d printer&#10;Metal 3d printer&#10;Gantry 3d printer&#10;Large gantry printer&#10;Large gantry 3d printer&#10;Large large 3d printer&#10;how to print large objects&#10;TXRX Labs&#10;Cosine Additive&#10;ErectorBot&#10;rapid event&#10;Modix&#10;modix 3d printer&#10;modix printer&#10;modix reviews&#10;Modix 3d printer&#10;large 3d printer carriage&#10;Large 3d printer enclosure&#10;large 3d printer gantry&#10;Gantry&#10;Gantry plates&#10;Large gantry&#10;Gigabot 3d printer&#10;large 3d printer build&#10;large 3d printer heated bed&#10;3D printer heated bed 1000x1000&#10;large 3d printer diy&#10;Massive 3D printers&#10;Large industrial 3D printer&#10;Big rep 3D printer&#10;Bigrep pro&#10;Bigrep studio&#10;large 3d printer with auto leveling&#10;large format 3d printer build&#10;large 3d printer diy kit&#10;Best upgradeable 3D printer&#10;large scale 3d printer design&#10;large scale 3d printer extruder&#10;Large 3D printer projects&#10;XY gantry 3D printer&#10;3D printer gantry types&#10;Gantry style&#10;Gantry style 3d printer&#10;FFF 3D printer&#10;moving gantry 3d printer&#10;3D printer gantry design&#10;Fixed bed 3D printer&#10;3D printer plans&#10;Chamber&#10;Heated chamber&#10;3d printer chamber&#10;chamber 3d printer&#10;giant 3d printer&#10;giant industrial 3d printer&#10;industrial 3d printer design&#10;big 3d printer&#10;big 3-d printer&#10;3d printer big&#10;large heavy duty 3d printer&#10;Heavy duty 3d printer&#10;All metal 3d printer&#10;Modular 3d printer&#10;Custom 3d printer&#10;biggest 3d printer&#10;large large scale 3d printer&#10;Large-Format 3D Printing &#10;Best Large 3D Printer&#10;Print Volume&#10;larger print volume&#10;heavy-duty&#10;expandable&#10;expandable 3d printer&#10;3d printer good quality&#10;good quality&#10;good quality 3d printer&#10;step by step how to make a 3d printer&#10;diy how to make a 3d printer&#10;how to make a 3d printer&#10;how to make a diy 3d printer&#10;3D Printer Plans&#10;3D Printer Blueprints&#10;3D Printer Blueprints diy&#10;diy 3D Printer Blueprints&#10;3D Printer diy Blueprints&#10;build a printer&#10;open-source designs &#10;building a 3D printer&#10;build your own 3D printer&#10;DIY 3D printer plans&#10;best DIY 3D printer plans&#10;best DIY 3D printer &#10;best 3D printer plans&#10;best DIY 3D printer &#10;Build Guides&#10;Build Guide&#10;step-by-step&#10;step-by-step build guide&#10;build guide step by step&#10;most-built 3D printers&#10;3d printer documentation&#10;Modix 3D printers&#10;Modix3D&#10;Higher resolution&#10;resolution&#10;Component Quality&#10;purchase&#10;purchase 3d printer&#10;professional 3d printing machine&#10;diy 3d printers&#10;3d printer designs&#10;open source&#10;open source 3d printer designs&#10;3d printer designs open source&#10;diy 3d printer designs&#10;3d printer designs diy&#10;upgrades&#10;3d printer upgrades&#10;upgrades 3d printer&#10;upgrade 3d printer&#10;3d printer upgrade&#10;3d printer mod&#10;mod&#10;mod 3d printer&#10;make your own&#10;enclosed 3d printer&#10;3d printer enclosed&#10;enclosed&#10;axis&#10;large 3d printer axis&#10;3d printer axis&#10;Lead screw&#10;Leadscrew&#10;Gantry design&#10;Gantry dimensions&#10;Carriage&#10;Carriage design&#10;Carriage dimensions&#10;3d printer parts&#10;Gantry plate&#10;Carriage plated&#10;3d printer pellet extruder&#10;Universal pellet extruder&#10;DIY pellet extruder&#10;3D printer pellet extruder head&#10;gigabot 3d printer&#10;Pellet 3D printer&#10;Pellet extruder 3D printer DIY&#10;Pellet based 3D printer&#10;PEEK pellet 3D printer&#10;3d printer heated chamber&#10;DIY PEEK 3D printer&#10;Gigabot parts&#10;Gigabot nozzle&#10;Re:3d&#10;Terabot 3D printer&#10;gigabot 3d printer designs&#10;Gigabot parts&#10;gigabot 3d printer assembly&#10;gigabot 3d printer build&#10;Gigabot pellet extruder&#10;gantry 3d printer alternative&#10;large 3d printer alternative&#10;modix 3d printer alternative&#10;Modix MAMA&#10;Atlas 3d printer&#10;Lead screw driven 3d printer&#10;Lead screw driven&#10;Igus&#10;Ball screw&#10;Ballscrew&#10;Ball screw 3d printer&#10;3d printer ball screw&#10;3d printer lead screw&#10;Xyz lead screw&#10;All lead screw 3d printer&#10;All ball screw 3d printer&#10;3d printer with lead screw&#10;3d printer with ball screw&#10;Lead screw upgrade&#10;Ball screw upgrade&#10;xy stage 3d printer ball screw&#10;Moving gantry design&#10;Fixed bed&#10;Fixed bed 3d printer&#10;Fixed bed design&#10;Moving gantry&#10;Moving gantry design&#10;Gantry kit&#10;fixed bed 3d printer kit&#10;fixed bed 3d printer types&#10;best gantry 3d printer&#10;gantry 3d printer kit&#10;gantry 3d printer open source&#10;gantry 3d 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492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dt>
      <w:sdtPr>
        <w:id w:val="-6213580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xdtdkq898i8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_oxdtdkq898i8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igzgjajfgt4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plans diy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_pigzgjajfgt4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kbyuntbawre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 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_rkbyuntbawre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ajaa1tmbw0d">
            <w:r w:rsidDel="00000000" w:rsidR="00000000" w:rsidRPr="00000000">
              <w:rPr>
                <w:b w:val="1"/>
                <w:bCs w:val="1"/>
                <w:rtl w:val="0"/>
              </w:rPr>
              <w:t xml:space="preserve">source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_8ajaa1tmbw0d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x268lq9362t">
            <w:r w:rsidDel="00000000" w:rsidR="00000000" w:rsidRPr="00000000">
              <w:rPr>
                <w:b w:val="1"/>
                <w:bCs w:val="1"/>
                <w:rtl w:val="0"/>
              </w:rPr>
              <w:t xml:space="preserve">print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_3x268lq9362t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chg5hot3y65">
            <w:r w:rsidDel="00000000" w:rsidR="00000000" w:rsidRPr="00000000">
              <w:rPr>
                <w:b w:val="1"/>
                <w:bCs w:val="1"/>
                <w:rtl w:val="0"/>
              </w:rPr>
              <w:t xml:space="preserve">build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_9chg5hot3y65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w1iijnspudh">
            <w:r w:rsidDel="00000000" w:rsidR="00000000" w:rsidRPr="00000000">
              <w:rPr>
                <w:b w:val="1"/>
                <w:bCs w:val="1"/>
                <w:rtl w:val="0"/>
              </w:rPr>
              <w:t xml:space="preserve">Massive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_ww1iijnspudh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wqm75u76bxa">
            <w:r w:rsidDel="00000000" w:rsidR="00000000" w:rsidRPr="00000000">
              <w:rPr>
                <w:b w:val="1"/>
                <w:bCs w:val="1"/>
                <w:rtl w:val="0"/>
              </w:rPr>
              <w:t xml:space="preserve">DIY large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_8wqm75u76bxa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a9dw1xy6e5q">
            <w:r w:rsidDel="00000000" w:rsidR="00000000" w:rsidRPr="00000000">
              <w:rPr>
                <w:b w:val="1"/>
                <w:bCs w:val="1"/>
                <w:rtl w:val="0"/>
              </w:rPr>
              <w:t xml:space="preserve">Build your own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_xa9dw1xy6e5q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ubub850ecqg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600x600x600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_rubub850ecqg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opjr0ptywqw">
            <w:r w:rsidDel="00000000" w:rsidR="00000000" w:rsidRPr="00000000">
              <w:rPr>
                <w:b w:val="1"/>
                <w:bCs w:val="1"/>
                <w:rtl w:val="0"/>
              </w:rPr>
              <w:t xml:space="preserve">enclosed 3d printer with large build area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_7opjr0ptywqw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fdktilr8zyd">
            <w:r w:rsidDel="00000000" w:rsidR="00000000" w:rsidRPr="00000000">
              <w:rPr>
                <w:b w:val="1"/>
                <w:bCs w:val="1"/>
                <w:rtl w:val="0"/>
              </w:rPr>
              <w:t xml:space="preserve">large build area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_sfdktilr8zyd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prdhhnbqm3t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aluminum extrusion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_oprdhhnbqm3t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29z1foys7i0">
            <w:r w:rsidDel="00000000" w:rsidR="00000000" w:rsidRPr="00000000">
              <w:rPr>
                <w:b w:val="1"/>
                <w:bCs w:val="1"/>
                <w:rtl w:val="0"/>
              </w:rPr>
              <w:t xml:space="preserve">2020 Aluminum Extrusion hardware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_d29z1foys7i0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1m8we9n7vwg">
            <w:r w:rsidDel="00000000" w:rsidR="00000000" w:rsidRPr="00000000">
              <w:rPr>
                <w:b w:val="1"/>
                <w:bCs w:val="1"/>
                <w:rtl w:val="0"/>
              </w:rPr>
              <w:t xml:space="preserve">Aluminium profile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_51m8we9n7vwg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gwug7k43o2i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aluminum extrusion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_mgwug7k43o2i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1y2f4fabnr9">
            <w:r w:rsidDel="00000000" w:rsidR="00000000" w:rsidRPr="00000000">
              <w:rPr>
                <w:b w:val="1"/>
                <w:bCs w:val="1"/>
                <w:rtl w:val="0"/>
              </w:rPr>
              <w:t xml:space="preserve">2020 Aluminum Extrusion hardware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_31y2f4fabnr9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94k4qk7b8tj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parts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_g94k4qk7b8tj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woarfvuads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parts list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_4woarfvuads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axab8v40ck9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parts kit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_vaxab8v40ck9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6pifxdyphcl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format 3D printer 2021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_h6pifxdyphcl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dtt59f3d2hj">
            <w:r w:rsidDel="00000000" w:rsidR="00000000" w:rsidRPr="00000000">
              <w:rPr>
                <w:b w:val="1"/>
                <w:bCs w:val="1"/>
                <w:rtl w:val="0"/>
              </w:rPr>
              <w:t xml:space="preserve">build a massive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_7dtt59f3d2hj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3g6up5kb3xe">
            <w:r w:rsidDel="00000000" w:rsidR="00000000" w:rsidRPr="00000000">
              <w:rPr>
                <w:b w:val="1"/>
                <w:bCs w:val="1"/>
                <w:rtl w:val="0"/>
              </w:rPr>
              <w:t xml:space="preserve">massive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_23g6up5kb3xe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soqotx56ho2">
            <w:r w:rsidDel="00000000" w:rsidR="00000000" w:rsidRPr="00000000">
              <w:rPr>
                <w:b w:val="1"/>
                <w:bCs w:val="1"/>
                <w:rtl w:val="0"/>
              </w:rPr>
              <w:t xml:space="preserve">massive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_usoqotx56ho2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bnovcxv6qod">
            <w:r w:rsidDel="00000000" w:rsidR="00000000" w:rsidRPr="00000000">
              <w:rPr>
                <w:b w:val="1"/>
                <w:bCs w:val="1"/>
                <w:rtl w:val="0"/>
              </w:rPr>
              <w:t xml:space="preserve">Build your own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_hbnovcxv6qod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nsm3tmoq3ax">
            <w:r w:rsidDel="00000000" w:rsidR="00000000" w:rsidRPr="00000000">
              <w:rPr>
                <w:b w:val="1"/>
                <w:bCs w:val="1"/>
                <w:rtl w:val="0"/>
              </w:rPr>
              <w:t xml:space="preserve">diy large 3d printer kit assembly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_insm3tmoq3ax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opr9rdk902v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parts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_jopr9rdk902v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ob7iuonry79">
            <w:r w:rsidDel="00000000" w:rsidR="00000000" w:rsidRPr="00000000">
              <w:rPr>
                <w:b w:val="1"/>
                <w:bCs w:val="1"/>
                <w:rtl w:val="0"/>
              </w:rPr>
              <w:t xml:space="preserve">Enclosed 3D printer with large build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_uob7iuonry79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7zuqy633zx0">
            <w:r w:rsidDel="00000000" w:rsidR="00000000" w:rsidRPr="00000000">
              <w:rPr>
                <w:b w:val="1"/>
                <w:bCs w:val="1"/>
                <w:rtl w:val="0"/>
              </w:rPr>
              <w:t xml:space="preserve">large build volume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_v7zuqy633zx0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jjekvhbq42m">
            <w:r w:rsidDel="00000000" w:rsidR="00000000" w:rsidRPr="00000000">
              <w:rPr>
                <w:b w:val="1"/>
                <w:bCs w:val="1"/>
                <w:rtl w:val="0"/>
              </w:rPr>
              <w:t xml:space="preserve">print large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_mjjekvhbq42m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tvlzne27gm4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_5tvlzne27gm4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q31i3tls5np">
            <w:r w:rsidDel="00000000" w:rsidR="00000000" w:rsidRPr="00000000">
              <w:rPr>
                <w:b w:val="1"/>
                <w:bCs w:val="1"/>
                <w:rtl w:val="0"/>
              </w:rPr>
              <w:t xml:space="preserve">build sizes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_xq31i3tls5np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xpv8tkqdrm4">
            <w:r w:rsidDel="00000000" w:rsidR="00000000" w:rsidRPr="00000000">
              <w:rPr>
                <w:b w:val="1"/>
                <w:bCs w:val="1"/>
                <w:rtl w:val="0"/>
              </w:rPr>
              <w:t xml:space="preserve">industrial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_nxpv8tkqdrm4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dqzio154gv">
            <w:r w:rsidDel="00000000" w:rsidR="00000000" w:rsidRPr="00000000">
              <w:rPr>
                <w:b w:val="1"/>
                <w:bCs w:val="1"/>
                <w:rtl w:val="0"/>
              </w:rPr>
              <w:t xml:space="preserve">scale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_3dqzio154gv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9oepqbkcf8t">
            <w:r w:rsidDel="00000000" w:rsidR="00000000" w:rsidRPr="00000000">
              <w:rPr>
                <w:b w:val="1"/>
                <w:bCs w:val="1"/>
                <w:rtl w:val="0"/>
              </w:rPr>
              <w:t xml:space="preserve">fdm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_79oepqbkcf8t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f79i26wszh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_vf79i26wszh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lz9hdcagj32">
            <w:r w:rsidDel="00000000" w:rsidR="00000000" w:rsidRPr="00000000">
              <w:rPr>
                <w:b w:val="1"/>
                <w:bCs w:val="1"/>
                <w:rtl w:val="0"/>
              </w:rPr>
              <w:t xml:space="preserve">build plate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_6lz9hdcagj32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maqgj9b989q">
            <w:r w:rsidDel="00000000" w:rsidR="00000000" w:rsidRPr="00000000">
              <w:rPr>
                <w:b w:val="1"/>
                <w:bCs w:val="1"/>
                <w:rtl w:val="0"/>
              </w:rPr>
              <w:t xml:space="preserve">large objects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_vmaqgj9b989q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gkbv0gpng5y">
            <w:r w:rsidDel="00000000" w:rsidR="00000000" w:rsidRPr="00000000">
              <w:rPr>
                <w:b w:val="1"/>
                <w:bCs w:val="1"/>
                <w:rtl w:val="0"/>
              </w:rPr>
              <w:t xml:space="preserve">print heads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_agkbv0gpng5y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d0hah2nnubl">
            <w:r w:rsidDel="00000000" w:rsidR="00000000" w:rsidRPr="00000000">
              <w:rPr>
                <w:b w:val="1"/>
                <w:bCs w:val="1"/>
                <w:rtl w:val="0"/>
              </w:rPr>
              <w:t xml:space="preserve">3D Distributed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_cd0hah2nnubl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6vzvqtzxkbl">
            <w:r w:rsidDel="00000000" w:rsidR="00000000" w:rsidRPr="00000000">
              <w:rPr>
                <w:b w:val="1"/>
                <w:bCs w:val="1"/>
                <w:rtl w:val="0"/>
              </w:rPr>
              <w:t xml:space="preserve">3D Distributed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_s6vzvqtzxkbl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fycfiwzx7rk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_lfycfiwzx7rk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y3h7utqyvrz">
            <w:r w:rsidDel="00000000" w:rsidR="00000000" w:rsidRPr="00000000">
              <w:rPr>
                <w:b w:val="1"/>
                <w:bCs w:val="1"/>
                <w:rtl w:val="0"/>
              </w:rPr>
              <w:t xml:space="preserve">Nema Motor Mounts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_gy3h7utqyvrz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a9ukp6gx12e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Parts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_9a9ukp6gx12e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8k2ze3p2da4">
            <w:r w:rsidDel="00000000" w:rsidR="00000000" w:rsidRPr="00000000">
              <w:rPr>
                <w:b w:val="1"/>
                <w:bCs w:val="1"/>
                <w:rtl w:val="0"/>
              </w:rPr>
              <w:t xml:space="preserve">WorkHorse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_k8k2ze3p2da4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xtwz0tq1bbn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Kits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_8xtwz0tq1bbn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jdtrx26j03t">
            <w:r w:rsidDel="00000000" w:rsidR="00000000" w:rsidRPr="00000000">
              <w:rPr>
                <w:b w:val="1"/>
                <w:bCs w:val="1"/>
                <w:rtl w:val="0"/>
              </w:rPr>
              <w:t xml:space="preserve">SolidCore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_jjdtrx26j03t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sh690agqz16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_hsh690agqz16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hbvvqpah8mj">
            <w:r w:rsidDel="00000000" w:rsidR="00000000" w:rsidRPr="00000000">
              <w:rPr>
                <w:b w:val="1"/>
                <w:bCs w:val="1"/>
                <w:rtl w:val="0"/>
              </w:rPr>
              <w:t xml:space="preserve">Duet3D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_1hbvvqpah8mj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32qf2q5qe0k">
            <w:r w:rsidDel="00000000" w:rsidR="00000000" w:rsidRPr="00000000">
              <w:rPr>
                <w:b w:val="1"/>
                <w:bCs w:val="1"/>
                <w:rtl w:val="0"/>
              </w:rPr>
              <w:t xml:space="preserve">CoreXY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_e32qf2q5qe0k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aj4i979ri2k">
            <w:r w:rsidDel="00000000" w:rsidR="00000000" w:rsidRPr="00000000">
              <w:rPr>
                <w:b w:val="1"/>
                <w:bCs w:val="1"/>
                <w:rtl w:val="0"/>
              </w:rPr>
              <w:t xml:space="preserve">Duet Wifi Setup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_oaj4i979ri2k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f4c3blit79c">
            <w:r w:rsidDel="00000000" w:rsidR="00000000" w:rsidRPr="00000000">
              <w:rPr>
                <w:b w:val="1"/>
                <w:bCs w:val="1"/>
                <w:rtl w:val="0"/>
              </w:rPr>
              <w:t xml:space="preserve">Midwest RepRap Festival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_af4c3blit79c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vks01soc76e">
            <w:r w:rsidDel="00000000" w:rsidR="00000000" w:rsidRPr="00000000">
              <w:rPr>
                <w:b w:val="1"/>
                <w:bCs w:val="1"/>
                <w:rtl w:val="0"/>
              </w:rPr>
              <w:t xml:space="preserve">12601 Bowles Rd. Conroe, TX 77304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_rvks01soc76e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hvsa8wl8oj1">
            <w:r w:rsidDel="00000000" w:rsidR="00000000" w:rsidRPr="00000000">
              <w:rPr>
                <w:b w:val="1"/>
                <w:bCs w:val="1"/>
                <w:rtl w:val="0"/>
              </w:rPr>
              <w:t xml:space="preserve">Houston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_2hvsa8wl8oj1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v0t2e1d9g1v">
            <w:r w:rsidDel="00000000" w:rsidR="00000000" w:rsidRPr="00000000">
              <w:rPr>
                <w:b w:val="1"/>
                <w:bCs w:val="1"/>
                <w:rtl w:val="0"/>
              </w:rPr>
              <w:t xml:space="preserve">CoreXY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_kv0t2e1d9g1v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s479qz42z4v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_ks479qz42z4v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w1tzb74liul">
            <w:r w:rsidDel="00000000" w:rsidR="00000000" w:rsidRPr="00000000">
              <w:rPr>
                <w:b w:val="1"/>
                <w:bCs w:val="1"/>
                <w:rtl w:val="0"/>
              </w:rPr>
              <w:t xml:space="preserve">Igus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_iw1tzb74liul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tgcg9m6ol5g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 lead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_btgcg9m6ol5g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xk5hnkwj4zq">
            <w:r w:rsidDel="00000000" w:rsidR="00000000" w:rsidRPr="00000000">
              <w:rPr>
                <w:b w:val="1"/>
                <w:bCs w:val="1"/>
                <w:rtl w:val="0"/>
              </w:rPr>
              <w:t xml:space="preserve">Workhorse XL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_vxk5hnkwj4zq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s6tuhfkaj">
            <w:r w:rsidDel="00000000" w:rsidR="00000000" w:rsidRPr="00000000">
              <w:rPr>
                <w:b w:val="1"/>
                <w:bCs w:val="1"/>
                <w:rtl w:val="0"/>
              </w:rPr>
              <w:t xml:space="preserve">workhorse large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_qs6tuhfkaj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nqhz1xmoh39">
            <w:r w:rsidDel="00000000" w:rsidR="00000000" w:rsidRPr="00000000">
              <w:rPr>
                <w:b w:val="1"/>
                <w:bCs w:val="1"/>
                <w:rtl w:val="0"/>
              </w:rPr>
              <w:t xml:space="preserve">huge build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_lnqhz1xmoh39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ybcqoffryym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 Igus lead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_rybcqoffryym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eeacuad0ks">
            <w:r w:rsidDel="00000000" w:rsidR="00000000" w:rsidRPr="00000000">
              <w:rPr>
                <w:b w:val="1"/>
                <w:bCs w:val="1"/>
                <w:rtl w:val="0"/>
              </w:rPr>
              <w:t xml:space="preserve">all metal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_oeeacuad0ks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x9rkbsjzhrc">
            <w:r w:rsidDel="00000000" w:rsidR="00000000" w:rsidRPr="00000000">
              <w:rPr>
                <w:b w:val="1"/>
                <w:bCs w:val="1"/>
                <w:rtl w:val="0"/>
              </w:rPr>
              <w:t xml:space="preserve">really big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_hx9rkbsjzhrc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hq6oknpxbox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_zhq6oknpxbox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r2yrhcc2jti">
            <w:r w:rsidDel="00000000" w:rsidR="00000000" w:rsidRPr="00000000">
              <w:rPr>
                <w:b w:val="1"/>
                <w:bCs w:val="1"/>
                <w:rtl w:val="0"/>
              </w:rPr>
              <w:t xml:space="preserve">Metal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_sr2yrhcc2jti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v1dtt7ttl13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_6v1dtt7ttl13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ombwmke7ntx">
            <w:r w:rsidDel="00000000" w:rsidR="00000000" w:rsidRPr="00000000">
              <w:rPr>
                <w:b w:val="1"/>
                <w:bCs w:val="1"/>
                <w:rtl w:val="0"/>
              </w:rPr>
              <w:t xml:space="preserve">Large gantry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_5ombwmke7ntx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lo4tw5l0inp">
            <w:r w:rsidDel="00000000" w:rsidR="00000000" w:rsidRPr="00000000">
              <w:rPr>
                <w:b w:val="1"/>
                <w:bCs w:val="1"/>
                <w:rtl w:val="0"/>
              </w:rPr>
              <w:t xml:space="preserve">Large gantry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_5lo4tw5l0inp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nasmrutu1s8">
            <w:r w:rsidDel="00000000" w:rsidR="00000000" w:rsidRPr="00000000">
              <w:rPr>
                <w:b w:val="1"/>
                <w:bCs w:val="1"/>
                <w:rtl w:val="0"/>
              </w:rPr>
              <w:t xml:space="preserve">Large large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_knasmrutu1s8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dhmor7kez7g">
            <w:r w:rsidDel="00000000" w:rsidR="00000000" w:rsidRPr="00000000">
              <w:rPr>
                <w:b w:val="1"/>
                <w:bCs w:val="1"/>
                <w:rtl w:val="0"/>
              </w:rPr>
              <w:t xml:space="preserve">how to print large objects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_pdhmor7kez7g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lgqsyr71y2r">
            <w:r w:rsidDel="00000000" w:rsidR="00000000" w:rsidRPr="00000000">
              <w:rPr>
                <w:b w:val="1"/>
                <w:bCs w:val="1"/>
                <w:rtl w:val="0"/>
              </w:rPr>
              <w:t xml:space="preserve">TXRX Labs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_tlgqsyr71y2r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yxt2v1uwu5p">
            <w:r w:rsidDel="00000000" w:rsidR="00000000" w:rsidRPr="00000000">
              <w:rPr>
                <w:b w:val="1"/>
                <w:bCs w:val="1"/>
                <w:rtl w:val="0"/>
              </w:rPr>
              <w:t xml:space="preserve">Cosine Additive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_hyxt2v1uwu5p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saxtix4twpn">
            <w:r w:rsidDel="00000000" w:rsidR="00000000" w:rsidRPr="00000000">
              <w:rPr>
                <w:b w:val="1"/>
                <w:bCs w:val="1"/>
                <w:rtl w:val="0"/>
              </w:rPr>
              <w:t xml:space="preserve">ErectorBot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_usaxtix4twpn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1jf75boxzy4">
            <w:r w:rsidDel="00000000" w:rsidR="00000000" w:rsidRPr="00000000">
              <w:rPr>
                <w:b w:val="1"/>
                <w:bCs w:val="1"/>
                <w:rtl w:val="0"/>
              </w:rPr>
              <w:t xml:space="preserve">rapid event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_e1jf75boxzy4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991609nrh7w">
            <w:r w:rsidDel="00000000" w:rsidR="00000000" w:rsidRPr="00000000">
              <w:rPr>
                <w:b w:val="1"/>
                <w:bCs w:val="1"/>
                <w:rtl w:val="0"/>
              </w:rPr>
              <w:t xml:space="preserve">Modix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_z991609nrh7w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cvrb7dxw0kl">
            <w:r w:rsidDel="00000000" w:rsidR="00000000" w:rsidRPr="00000000">
              <w:rPr>
                <w:b w:val="1"/>
                <w:bCs w:val="1"/>
                <w:rtl w:val="0"/>
              </w:rPr>
              <w:t xml:space="preserve">modix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_5cvrb7dxw0kl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mvtlebwjz6u">
            <w:r w:rsidDel="00000000" w:rsidR="00000000" w:rsidRPr="00000000">
              <w:rPr>
                <w:b w:val="1"/>
                <w:bCs w:val="1"/>
                <w:rtl w:val="0"/>
              </w:rPr>
              <w:t xml:space="preserve">modix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_7mvtlebwjz6u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qw6klfmv75z">
            <w:r w:rsidDel="00000000" w:rsidR="00000000" w:rsidRPr="00000000">
              <w:rPr>
                <w:b w:val="1"/>
                <w:bCs w:val="1"/>
                <w:rtl w:val="0"/>
              </w:rPr>
              <w:t xml:space="preserve">modix reviews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_qqw6klfmv75z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qp1xqhu433">
            <w:r w:rsidDel="00000000" w:rsidR="00000000" w:rsidRPr="00000000">
              <w:rPr>
                <w:b w:val="1"/>
                <w:bCs w:val="1"/>
                <w:rtl w:val="0"/>
              </w:rPr>
              <w:t xml:space="preserve">Modix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_eqp1xqhu433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g3g7cchq26u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carriage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_kg3g7cchq26u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mtciee3eyjq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enclosure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_pmtciee3eyjq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wick9k92uyf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gantry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_4wick9k92uyf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e39c75jo7ba">
            <w:r w:rsidDel="00000000" w:rsidR="00000000" w:rsidRPr="00000000">
              <w:rPr>
                <w:b w:val="1"/>
                <w:bCs w:val="1"/>
                <w:rtl w:val="0"/>
              </w:rPr>
              <w:t xml:space="preserve">Gantry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_be39c75jo7ba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ra9vlk3w9ja">
            <w:r w:rsidDel="00000000" w:rsidR="00000000" w:rsidRPr="00000000">
              <w:rPr>
                <w:b w:val="1"/>
                <w:bCs w:val="1"/>
                <w:rtl w:val="0"/>
              </w:rPr>
              <w:t xml:space="preserve">Gantry plates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_2ra9vlk3w9ja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g8dt4u4zns5">
            <w:r w:rsidDel="00000000" w:rsidR="00000000" w:rsidRPr="00000000">
              <w:rPr>
                <w:b w:val="1"/>
                <w:bCs w:val="1"/>
                <w:rtl w:val="0"/>
              </w:rPr>
              <w:t xml:space="preserve">Large gantry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_jg8dt4u4zns5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2c9kd7nsuky">
            <w:r w:rsidDel="00000000" w:rsidR="00000000" w:rsidRPr="00000000">
              <w:rPr>
                <w:b w:val="1"/>
                <w:bCs w:val="1"/>
                <w:rtl w:val="0"/>
              </w:rPr>
              <w:t xml:space="preserve">Gigabot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_v2c9kd7nsuky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f03k5pnavt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_1f03k5pnavt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q3692sw4v5o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heated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_jq3692sw4v5o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m4bi8byua3k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heated bed 1000x1000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_ym4bi8byua3k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so59u4pqgcz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diy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_yso59u4pqgcz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un8m8hm4usd">
            <w:r w:rsidDel="00000000" w:rsidR="00000000" w:rsidRPr="00000000">
              <w:rPr>
                <w:b w:val="1"/>
                <w:bCs w:val="1"/>
                <w:rtl w:val="0"/>
              </w:rPr>
              <w:t xml:space="preserve">Massive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_cun8m8hm4usd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xgudk26zick">
            <w:r w:rsidDel="00000000" w:rsidR="00000000" w:rsidRPr="00000000">
              <w:rPr>
                <w:b w:val="1"/>
                <w:bCs w:val="1"/>
                <w:rtl w:val="0"/>
              </w:rPr>
              <w:t xml:space="preserve">Large industrial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_1xgudk26zick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4ajqy22o94y">
            <w:r w:rsidDel="00000000" w:rsidR="00000000" w:rsidRPr="00000000">
              <w:rPr>
                <w:b w:val="1"/>
                <w:bCs w:val="1"/>
                <w:rtl w:val="0"/>
              </w:rPr>
              <w:t xml:space="preserve">Big rep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_m4ajqy22o94y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o2pipt6u6rq">
            <w:r w:rsidDel="00000000" w:rsidR="00000000" w:rsidRPr="00000000">
              <w:rPr>
                <w:b w:val="1"/>
                <w:bCs w:val="1"/>
                <w:rtl w:val="0"/>
              </w:rPr>
              <w:t xml:space="preserve">Bigrep pro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_ro2pipt6u6rq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jwa4in8u0ws">
            <w:r w:rsidDel="00000000" w:rsidR="00000000" w:rsidRPr="00000000">
              <w:rPr>
                <w:b w:val="1"/>
                <w:bCs w:val="1"/>
                <w:rtl w:val="0"/>
              </w:rPr>
              <w:t xml:space="preserve">Bigrep studio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_ojwa4in8u0ws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rs5fs3rsvmj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with auto leveling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_grs5fs3rsvmj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4flss8rre5f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_l4flss8rre5f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0plbne9flyw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diy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_g0plbne9flyw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9qfsbcdoxvg">
            <w:r w:rsidDel="00000000" w:rsidR="00000000" w:rsidRPr="00000000">
              <w:rPr>
                <w:b w:val="1"/>
                <w:bCs w:val="1"/>
                <w:rtl w:val="0"/>
              </w:rPr>
              <w:t xml:space="preserve">Best upgradeable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_l9qfsbcdoxvg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9efpvniknbu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_79efpvniknbu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pvai7mng75v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_kpvai7mng75v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vo9lie0paou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projects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_9vo9lie0paou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ihwl0jjmn5x">
            <w:r w:rsidDel="00000000" w:rsidR="00000000" w:rsidRPr="00000000">
              <w:rPr>
                <w:b w:val="1"/>
                <w:bCs w:val="1"/>
                <w:rtl w:val="0"/>
              </w:rPr>
              <w:t xml:space="preserve">XY gantry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_xihwl0jjmn5x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itrzh7fd2xf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gantry types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_gitrzh7fd2xf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jpp4y56r0to">
            <w:r w:rsidDel="00000000" w:rsidR="00000000" w:rsidRPr="00000000">
              <w:rPr>
                <w:b w:val="1"/>
                <w:bCs w:val="1"/>
                <w:rtl w:val="0"/>
              </w:rPr>
              <w:t xml:space="preserve">Gantry style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_5jpp4y56r0to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r9ifa38fs7f">
            <w:r w:rsidDel="00000000" w:rsidR="00000000" w:rsidRPr="00000000">
              <w:rPr>
                <w:b w:val="1"/>
                <w:bCs w:val="1"/>
                <w:rtl w:val="0"/>
              </w:rPr>
              <w:t xml:space="preserve">Gantry style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_dr9ifa38fs7f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sybwhflzj">
            <w:r w:rsidDel="00000000" w:rsidR="00000000" w:rsidRPr="00000000">
              <w:rPr>
                <w:b w:val="1"/>
                <w:bCs w:val="1"/>
                <w:rtl w:val="0"/>
              </w:rPr>
              <w:t xml:space="preserve">FFF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_4sybwhflzj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0jhcwlsdpit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_u0jhcwlsdpit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ny6qdahzdiz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gantry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_7ny6qdahzdiz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gaghtny5bqg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_lgaghtny5bqg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9dndk99yzjy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_a9dndk99yzjy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s309iqhnc2l">
            <w:r w:rsidDel="00000000" w:rsidR="00000000" w:rsidRPr="00000000">
              <w:rPr>
                <w:b w:val="1"/>
                <w:bCs w:val="1"/>
                <w:rtl w:val="0"/>
              </w:rPr>
              <w:t xml:space="preserve">Chamber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_ys309iqhnc2l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ntp4upuow78">
            <w:r w:rsidDel="00000000" w:rsidR="00000000" w:rsidRPr="00000000">
              <w:rPr>
                <w:b w:val="1"/>
                <w:bCs w:val="1"/>
                <w:rtl w:val="0"/>
              </w:rPr>
              <w:t xml:space="preserve">Heated chamber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_untp4upuow78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zrhmitg43bi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chamber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_gzrhmitg43bi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qal7m8bqisb">
            <w:r w:rsidDel="00000000" w:rsidR="00000000" w:rsidRPr="00000000">
              <w:rPr>
                <w:b w:val="1"/>
                <w:bCs w:val="1"/>
                <w:rtl w:val="0"/>
              </w:rPr>
              <w:t xml:space="preserve">chamber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_nqal7m8bqisb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jexaw3yjzbm">
            <w:r w:rsidDel="00000000" w:rsidR="00000000" w:rsidRPr="00000000">
              <w:rPr>
                <w:b w:val="1"/>
                <w:bCs w:val="1"/>
                <w:rtl w:val="0"/>
              </w:rPr>
              <w:t xml:space="preserve">giant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_ejexaw3yjzbm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klonqo6ou0f">
            <w:r w:rsidDel="00000000" w:rsidR="00000000" w:rsidRPr="00000000">
              <w:rPr>
                <w:b w:val="1"/>
                <w:bCs w:val="1"/>
                <w:rtl w:val="0"/>
              </w:rPr>
              <w:t xml:space="preserve">giant industrial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_iklonqo6ou0f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et458z4jvjw">
            <w:r w:rsidDel="00000000" w:rsidR="00000000" w:rsidRPr="00000000">
              <w:rPr>
                <w:b w:val="1"/>
                <w:bCs w:val="1"/>
                <w:rtl w:val="0"/>
              </w:rPr>
              <w:t xml:space="preserve">industrial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_xet458z4jvjw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uvvnibd7qzl">
            <w:r w:rsidDel="00000000" w:rsidR="00000000" w:rsidRPr="00000000">
              <w:rPr>
                <w:b w:val="1"/>
                <w:bCs w:val="1"/>
                <w:rtl w:val="0"/>
              </w:rPr>
              <w:t xml:space="preserve">big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_2uvvnibd7qzl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mmo084wg1dt">
            <w:r w:rsidDel="00000000" w:rsidR="00000000" w:rsidRPr="00000000">
              <w:rPr>
                <w:b w:val="1"/>
                <w:bCs w:val="1"/>
                <w:rtl w:val="0"/>
              </w:rPr>
              <w:t xml:space="preserve">big 3-d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_nmmo084wg1dt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yqogn8pbo59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big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_7yqogn8pbo59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ng61rau88ux">
            <w:r w:rsidDel="00000000" w:rsidR="00000000" w:rsidRPr="00000000">
              <w:rPr>
                <w:b w:val="1"/>
                <w:bCs w:val="1"/>
                <w:rtl w:val="0"/>
              </w:rPr>
              <w:t xml:space="preserve">large heavy duty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_hng61rau88ux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u9xylrh0p0l">
            <w:r w:rsidDel="00000000" w:rsidR="00000000" w:rsidRPr="00000000">
              <w:rPr>
                <w:b w:val="1"/>
                <w:bCs w:val="1"/>
                <w:rtl w:val="0"/>
              </w:rPr>
              <w:t xml:space="preserve">Heavy duty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_yu9xylrh0p0l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m4piprifbr1">
            <w:r w:rsidDel="00000000" w:rsidR="00000000" w:rsidRPr="00000000">
              <w:rPr>
                <w:b w:val="1"/>
                <w:bCs w:val="1"/>
                <w:rtl w:val="0"/>
              </w:rPr>
              <w:t xml:space="preserve">All metal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_wm4piprifbr1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c8jpf2puzv0">
            <w:r w:rsidDel="00000000" w:rsidR="00000000" w:rsidRPr="00000000">
              <w:rPr>
                <w:b w:val="1"/>
                <w:bCs w:val="1"/>
                <w:rtl w:val="0"/>
              </w:rPr>
              <w:t xml:space="preserve">Modular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_1c8jpf2puzv0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iy17ywltugu">
            <w:r w:rsidDel="00000000" w:rsidR="00000000" w:rsidRPr="00000000">
              <w:rPr>
                <w:b w:val="1"/>
                <w:bCs w:val="1"/>
                <w:rtl w:val="0"/>
              </w:rPr>
              <w:t xml:space="preserve">Custom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_biy17ywltugu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39amvm95rdi">
            <w:r w:rsidDel="00000000" w:rsidR="00000000" w:rsidRPr="00000000">
              <w:rPr>
                <w:b w:val="1"/>
                <w:bCs w:val="1"/>
                <w:rtl w:val="0"/>
              </w:rPr>
              <w:t xml:space="preserve">biggest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_a39amvm95rdi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2p8pdurxfqu">
            <w:r w:rsidDel="00000000" w:rsidR="00000000" w:rsidRPr="00000000">
              <w:rPr>
                <w:b w:val="1"/>
                <w:bCs w:val="1"/>
                <w:rtl w:val="0"/>
              </w:rPr>
              <w:t xml:space="preserve">large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_d2p8pdurxfqu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dq9ivwd70he">
            <w:r w:rsidDel="00000000" w:rsidR="00000000" w:rsidRPr="00000000">
              <w:rPr>
                <w:b w:val="1"/>
                <w:bCs w:val="1"/>
                <w:rtl w:val="0"/>
              </w:rPr>
              <w:t xml:space="preserve">Large-Format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_tdq9ivwd70he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wkdukekwd5h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_qwkdukekwd5h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668k754ipz5">
            <w:r w:rsidDel="00000000" w:rsidR="00000000" w:rsidRPr="00000000">
              <w:rPr>
                <w:b w:val="1"/>
                <w:bCs w:val="1"/>
                <w:rtl w:val="0"/>
              </w:rPr>
              <w:t xml:space="preserve">Print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_l668k754ipz5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82p2vp8wdih">
            <w:r w:rsidDel="00000000" w:rsidR="00000000" w:rsidRPr="00000000">
              <w:rPr>
                <w:b w:val="1"/>
                <w:bCs w:val="1"/>
                <w:rtl w:val="0"/>
              </w:rPr>
              <w:t xml:space="preserve">larger print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_682p2vp8wdih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v3usbqp2p8m">
            <w:r w:rsidDel="00000000" w:rsidR="00000000" w:rsidRPr="00000000">
              <w:rPr>
                <w:b w:val="1"/>
                <w:bCs w:val="1"/>
                <w:rtl w:val="0"/>
              </w:rPr>
              <w:t xml:space="preserve">heavy-duty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_vv3usbqp2p8m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ovcni3gvi0y">
            <w:r w:rsidDel="00000000" w:rsidR="00000000" w:rsidRPr="00000000">
              <w:rPr>
                <w:b w:val="1"/>
                <w:bCs w:val="1"/>
                <w:rtl w:val="0"/>
              </w:rPr>
              <w:t xml:space="preserve">expandable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_1ovcni3gvi0y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y6mnvo7ltwr">
            <w:r w:rsidDel="00000000" w:rsidR="00000000" w:rsidRPr="00000000">
              <w:rPr>
                <w:b w:val="1"/>
                <w:bCs w:val="1"/>
                <w:rtl w:val="0"/>
              </w:rPr>
              <w:t xml:space="preserve">expandable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_ry6mnvo7ltwr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smdqmg5m6pt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good quality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_jsmdqmg5m6pt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aomgb3aqrk7">
            <w:r w:rsidDel="00000000" w:rsidR="00000000" w:rsidRPr="00000000">
              <w:rPr>
                <w:b w:val="1"/>
                <w:bCs w:val="1"/>
                <w:rtl w:val="0"/>
              </w:rPr>
              <w:t xml:space="preserve">good quality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_paomgb3aqrk7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xa686s0yyq7">
            <w:r w:rsidDel="00000000" w:rsidR="00000000" w:rsidRPr="00000000">
              <w:rPr>
                <w:b w:val="1"/>
                <w:bCs w:val="1"/>
                <w:rtl w:val="0"/>
              </w:rPr>
              <w:t xml:space="preserve">good quality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_8xa686s0yyq7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qkvsa6egiq7">
            <w:r w:rsidDel="00000000" w:rsidR="00000000" w:rsidRPr="00000000">
              <w:rPr>
                <w:b w:val="1"/>
                <w:bCs w:val="1"/>
                <w:rtl w:val="0"/>
              </w:rPr>
              <w:t xml:space="preserve">step by step how to make a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_iqkvsa6egiq7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f61movcgwtw">
            <w:r w:rsidDel="00000000" w:rsidR="00000000" w:rsidRPr="00000000">
              <w:rPr>
                <w:b w:val="1"/>
                <w:bCs w:val="1"/>
                <w:rtl w:val="0"/>
              </w:rPr>
              <w:t xml:space="preserve">diy how to make a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_6f61movcgwtw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2ouaxlwlb74">
            <w:r w:rsidDel="00000000" w:rsidR="00000000" w:rsidRPr="00000000">
              <w:rPr>
                <w:b w:val="1"/>
                <w:bCs w:val="1"/>
                <w:rtl w:val="0"/>
              </w:rPr>
              <w:t xml:space="preserve">how to make a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_92ouaxlwlb74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waeazzdnyht">
            <w:r w:rsidDel="00000000" w:rsidR="00000000" w:rsidRPr="00000000">
              <w:rPr>
                <w:b w:val="1"/>
                <w:bCs w:val="1"/>
                <w:rtl w:val="0"/>
              </w:rPr>
              <w:t xml:space="preserve">how to make a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_swaeazzdnyht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vrcvfutudap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_4vrcvfutudap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ssxvz4y1fay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Blueprints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_kssxvz4y1fay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oxp7spg3unx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Blueprints diy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_poxp7spg3unx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9jczzmt0aed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Blueprints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_e9jczzmt0aed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1kstwi3nl0n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diy Blueprints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_t1kstwi3nl0n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or6mevn1g79">
            <w:r w:rsidDel="00000000" w:rsidR="00000000" w:rsidRPr="00000000">
              <w:rPr>
                <w:b w:val="1"/>
                <w:bCs w:val="1"/>
                <w:rtl w:val="0"/>
              </w:rPr>
              <w:t xml:space="preserve">build a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_xor6mevn1g79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gc5z5156e19"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designs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_ogc5z5156e19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5rnwgvx528y">
            <w:r w:rsidDel="00000000" w:rsidR="00000000" w:rsidRPr="00000000">
              <w:rPr>
                <w:b w:val="1"/>
                <w:bCs w:val="1"/>
                <w:rtl w:val="0"/>
              </w:rPr>
              <w:t xml:space="preserve">building a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_m5rnwgvx528y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vpj43jorpyf">
            <w:r w:rsidDel="00000000" w:rsidR="00000000" w:rsidRPr="00000000">
              <w:rPr>
                <w:b w:val="1"/>
                <w:bCs w:val="1"/>
                <w:rtl w:val="0"/>
              </w:rPr>
              <w:t xml:space="preserve">build your own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_lvpj43jorpyf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1frpekqlbfn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_y1frpekqlbfn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j9ntpsk1aku">
            <w:r w:rsidDel="00000000" w:rsidR="00000000" w:rsidRPr="00000000">
              <w:rPr>
                <w:b w:val="1"/>
                <w:bCs w:val="1"/>
                <w:rtl w:val="0"/>
              </w:rPr>
              <w:t xml:space="preserve">best DIY 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_cj9ntpsk1aku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vizgiffxpnk">
            <w:r w:rsidDel="00000000" w:rsidR="00000000" w:rsidRPr="00000000">
              <w:rPr>
                <w:b w:val="1"/>
                <w:bCs w:val="1"/>
                <w:rtl w:val="0"/>
              </w:rPr>
              <w:t xml:space="preserve">best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_fvizgiffxpnk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vvlj16k8r7t">
            <w:r w:rsidDel="00000000" w:rsidR="00000000" w:rsidRPr="00000000">
              <w:rPr>
                <w:b w:val="1"/>
                <w:bCs w:val="1"/>
                <w:rtl w:val="0"/>
              </w:rPr>
              <w:t xml:space="preserve">best 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_9vvlj16k8r7t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7zmg0y1lyws">
            <w:r w:rsidDel="00000000" w:rsidR="00000000" w:rsidRPr="00000000">
              <w:rPr>
                <w:b w:val="1"/>
                <w:bCs w:val="1"/>
                <w:rtl w:val="0"/>
              </w:rPr>
              <w:t xml:space="preserve">best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_x7zmg0y1lyws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pt5cx7pee8h">
            <w:r w:rsidDel="00000000" w:rsidR="00000000" w:rsidRPr="00000000">
              <w:rPr>
                <w:b w:val="1"/>
                <w:bCs w:val="1"/>
                <w:rtl w:val="0"/>
              </w:rPr>
              <w:t xml:space="preserve">Build Guides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_lpt5cx7pee8h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jsqrl1ef873">
            <w:r w:rsidDel="00000000" w:rsidR="00000000" w:rsidRPr="00000000">
              <w:rPr>
                <w:b w:val="1"/>
                <w:bCs w:val="1"/>
                <w:rtl w:val="0"/>
              </w:rPr>
              <w:t xml:space="preserve">Build Guide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_sjsqrl1ef873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86lvi49kte0">
            <w:r w:rsidDel="00000000" w:rsidR="00000000" w:rsidRPr="00000000">
              <w:rPr>
                <w:b w:val="1"/>
                <w:bCs w:val="1"/>
                <w:rtl w:val="0"/>
              </w:rPr>
              <w:t xml:space="preserve">step-by-step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_486lvi49kte0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qz9575hygpm">
            <w:r w:rsidDel="00000000" w:rsidR="00000000" w:rsidRPr="00000000">
              <w:rPr>
                <w:b w:val="1"/>
                <w:bCs w:val="1"/>
                <w:rtl w:val="0"/>
              </w:rPr>
              <w:t xml:space="preserve">step-by-step build guide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_wqz9575hygpm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zh76f6lfjw9">
            <w:r w:rsidDel="00000000" w:rsidR="00000000" w:rsidRPr="00000000">
              <w:rPr>
                <w:b w:val="1"/>
                <w:bCs w:val="1"/>
                <w:rtl w:val="0"/>
              </w:rPr>
              <w:t xml:space="preserve">build guide step by step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_pzh76f6lfjw9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9qdolswrseb">
            <w:r w:rsidDel="00000000" w:rsidR="00000000" w:rsidRPr="00000000">
              <w:rPr>
                <w:b w:val="1"/>
                <w:bCs w:val="1"/>
                <w:rtl w:val="0"/>
              </w:rPr>
              <w:t xml:space="preserve">most-built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_p9qdolswrseb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jmuq5i6s0et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documentation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_jjmuq5i6s0et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69bg1hzn0up">
            <w:r w:rsidDel="00000000" w:rsidR="00000000" w:rsidRPr="00000000">
              <w:rPr>
                <w:b w:val="1"/>
                <w:bCs w:val="1"/>
                <w:rtl w:val="0"/>
              </w:rPr>
              <w:t xml:space="preserve">Modix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_u69bg1hzn0up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ngov88p67u7">
            <w:r w:rsidDel="00000000" w:rsidR="00000000" w:rsidRPr="00000000">
              <w:rPr>
                <w:b w:val="1"/>
                <w:bCs w:val="1"/>
                <w:rtl w:val="0"/>
              </w:rPr>
              <w:t xml:space="preserve">Modix3D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_cngov88p67u7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4rm68lgphbh">
            <w:r w:rsidDel="00000000" w:rsidR="00000000" w:rsidRPr="00000000">
              <w:rPr>
                <w:b w:val="1"/>
                <w:bCs w:val="1"/>
                <w:rtl w:val="0"/>
              </w:rPr>
              <w:t xml:space="preserve">Higher resolution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_i4rm68lgphbh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1jhndj2o4e8"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_w1jhndj2o4e8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zbpag7345rl">
            <w:r w:rsidDel="00000000" w:rsidR="00000000" w:rsidRPr="00000000">
              <w:rPr>
                <w:b w:val="1"/>
                <w:bCs w:val="1"/>
                <w:rtl w:val="0"/>
              </w:rPr>
              <w:t xml:space="preserve">Component Quality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_8zbpag7345rl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jkp9gleccgh"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_fjkp9gleccgh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8dxh4ab5wod">
            <w:r w:rsidDel="00000000" w:rsidR="00000000" w:rsidRPr="00000000">
              <w:rPr>
                <w:b w:val="1"/>
                <w:bCs w:val="1"/>
                <w:rtl w:val="0"/>
              </w:rPr>
              <w:t xml:space="preserve">purchase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_p8dxh4ab5wod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aua25h5nypg"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3d printing machine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_gaua25h5nypg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h88mp1v874o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_nh88mp1v874o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5cgbosb4lwv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designs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_w5cgbosb4lwv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enoiy63dudm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_5enoiy63dudm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itg5ubiy1jc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 3d printer designs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_yitg5ubiy1jc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1oo724zus8z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designs open 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_71oo724zus8z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wd9188mnljl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designs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_1wd9188mnljl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i80hyzpoku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designs diy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_bi80hyzpoku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vcszk8y94ok">
            <w:r w:rsidDel="00000000" w:rsidR="00000000" w:rsidRPr="00000000">
              <w:rPr>
                <w:b w:val="1"/>
                <w:bCs w:val="1"/>
                <w:rtl w:val="0"/>
              </w:rPr>
              <w:t xml:space="preserve">upgrades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_fvcszk8y94ok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9znjinjijv9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upgrades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_89znjinjijv9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dbljo42xm8k">
            <w:r w:rsidDel="00000000" w:rsidR="00000000" w:rsidRPr="00000000">
              <w:rPr>
                <w:b w:val="1"/>
                <w:bCs w:val="1"/>
                <w:rtl w:val="0"/>
              </w:rPr>
              <w:t xml:space="preserve">upgrades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_mdbljo42xm8k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qdhquyxd2en">
            <w:r w:rsidDel="00000000" w:rsidR="00000000" w:rsidRPr="00000000">
              <w:rPr>
                <w:b w:val="1"/>
                <w:bCs w:val="1"/>
                <w:rtl w:val="0"/>
              </w:rPr>
              <w:t xml:space="preserve">upgrade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_aqdhquyxd2en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c8z2afsqu8t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upgrade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_tc8z2afsqu8t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wu626z0lk4k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mod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_ewu626z0lk4k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zu9qjyz6u7z">
            <w:r w:rsidDel="00000000" w:rsidR="00000000" w:rsidRPr="00000000">
              <w:rPr>
                <w:b w:val="1"/>
                <w:bCs w:val="1"/>
                <w:rtl w:val="0"/>
              </w:rPr>
              <w:t xml:space="preserve">mod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_pzu9qjyz6u7z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izxvuc7832b">
            <w:r w:rsidDel="00000000" w:rsidR="00000000" w:rsidRPr="00000000">
              <w:rPr>
                <w:b w:val="1"/>
                <w:bCs w:val="1"/>
                <w:rtl w:val="0"/>
              </w:rPr>
              <w:t xml:space="preserve">mod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_wizxvuc7832b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v18zrji1oqu">
            <w:r w:rsidDel="00000000" w:rsidR="00000000" w:rsidRPr="00000000">
              <w:rPr>
                <w:b w:val="1"/>
                <w:bCs w:val="1"/>
                <w:rtl w:val="0"/>
              </w:rPr>
              <w:t xml:space="preserve">make your own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_lv18zrji1oqu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oh4b3uo8pd8">
            <w:r w:rsidDel="00000000" w:rsidR="00000000" w:rsidRPr="00000000">
              <w:rPr>
                <w:b w:val="1"/>
                <w:bCs w:val="1"/>
                <w:rtl w:val="0"/>
              </w:rPr>
              <w:t xml:space="preserve">enclosed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_yoh4b3uo8pd8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p2cwppg9inn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enclosed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_3p2cwppg9inn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nbbg3lodn2p">
            <w:r w:rsidDel="00000000" w:rsidR="00000000" w:rsidRPr="00000000">
              <w:rPr>
                <w:b w:val="1"/>
                <w:bCs w:val="1"/>
                <w:rtl w:val="0"/>
              </w:rPr>
              <w:t xml:space="preserve">enclosed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_ynbbg3lodn2p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pz2jkd4p82r">
            <w:r w:rsidDel="00000000" w:rsidR="00000000" w:rsidRPr="00000000">
              <w:rPr>
                <w:b w:val="1"/>
                <w:bCs w:val="1"/>
                <w:rtl w:val="0"/>
              </w:rPr>
              <w:t xml:space="preserve">axis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_4pz2jkd4p82r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hqzoeikbmow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axis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_ihqzoeikbmow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8qit4myllfj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axis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_d8qit4myllfj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8ybujbn75ua">
            <w:r w:rsidDel="00000000" w:rsidR="00000000" w:rsidRPr="00000000">
              <w:rPr>
                <w:b w:val="1"/>
                <w:bCs w:val="1"/>
                <w:rtl w:val="0"/>
              </w:rPr>
              <w:t xml:space="preserve">Lead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_e8ybujbn75ua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v1td622b6p1">
            <w:r w:rsidDel="00000000" w:rsidR="00000000" w:rsidRPr="00000000">
              <w:rPr>
                <w:b w:val="1"/>
                <w:bCs w:val="1"/>
                <w:rtl w:val="0"/>
              </w:rPr>
              <w:t xml:space="preserve">Leadscrew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_7v1td622b6p1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ztsqdsk2160">
            <w:r w:rsidDel="00000000" w:rsidR="00000000" w:rsidRPr="00000000">
              <w:rPr>
                <w:b w:val="1"/>
                <w:bCs w:val="1"/>
                <w:rtl w:val="0"/>
              </w:rPr>
              <w:t xml:space="preserve">Gantry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_dztsqdsk2160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baz2pdsmgxe">
            <w:r w:rsidDel="00000000" w:rsidR="00000000" w:rsidRPr="00000000">
              <w:rPr>
                <w:b w:val="1"/>
                <w:bCs w:val="1"/>
                <w:rtl w:val="0"/>
              </w:rPr>
              <w:t xml:space="preserve">Gantry dimensions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_dbaz2pdsmgxe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09sq0xd5dnk">
            <w:r w:rsidDel="00000000" w:rsidR="00000000" w:rsidRPr="00000000">
              <w:rPr>
                <w:b w:val="1"/>
                <w:bCs w:val="1"/>
                <w:rtl w:val="0"/>
              </w:rPr>
              <w:t xml:space="preserve">Carriage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_g09sq0xd5dnk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oyfjkp5z44v">
            <w:r w:rsidDel="00000000" w:rsidR="00000000" w:rsidRPr="00000000">
              <w:rPr>
                <w:b w:val="1"/>
                <w:bCs w:val="1"/>
                <w:rtl w:val="0"/>
              </w:rPr>
              <w:t xml:space="preserve">Carriage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_boyfjkp5z44v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7ugy7iibc1z">
            <w:r w:rsidDel="00000000" w:rsidR="00000000" w:rsidRPr="00000000">
              <w:rPr>
                <w:b w:val="1"/>
                <w:bCs w:val="1"/>
                <w:rtl w:val="0"/>
              </w:rPr>
              <w:t xml:space="preserve">Carriage dimensions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_a7ugy7iibc1z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kpufp2avuqd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parts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_hkpufp2avuqd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9jm32w7a9l">
            <w:r w:rsidDel="00000000" w:rsidR="00000000" w:rsidRPr="00000000">
              <w:rPr>
                <w:b w:val="1"/>
                <w:bCs w:val="1"/>
                <w:rtl w:val="0"/>
              </w:rPr>
              <w:t xml:space="preserve">Gantry plate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_b9jm32w7a9l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jikly40bi1m">
            <w:r w:rsidDel="00000000" w:rsidR="00000000" w:rsidRPr="00000000">
              <w:rPr>
                <w:b w:val="1"/>
                <w:bCs w:val="1"/>
                <w:rtl w:val="0"/>
              </w:rPr>
              <w:t xml:space="preserve">Carriage plated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_5jikly40bi1m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o1isavjotoa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pellet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_go1isavjotoa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jfxi3eqkzyp">
            <w:r w:rsidDel="00000000" w:rsidR="00000000" w:rsidRPr="00000000">
              <w:rPr>
                <w:b w:val="1"/>
                <w:bCs w:val="1"/>
                <w:rtl w:val="0"/>
              </w:rPr>
              <w:t xml:space="preserve">Universal pellet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_5jfxi3eqkzyp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4ap27v0j666">
            <w:r w:rsidDel="00000000" w:rsidR="00000000" w:rsidRPr="00000000">
              <w:rPr>
                <w:b w:val="1"/>
                <w:bCs w:val="1"/>
                <w:rtl w:val="0"/>
              </w:rPr>
              <w:t xml:space="preserve">DIY pellet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_y4ap27v0j666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i4m72tho4di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pellet extruder head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_ki4m72tho4di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ehzf2mpuvol">
            <w:r w:rsidDel="00000000" w:rsidR="00000000" w:rsidRPr="00000000">
              <w:rPr>
                <w:b w:val="1"/>
                <w:bCs w:val="1"/>
                <w:rtl w:val="0"/>
              </w:rPr>
              <w:t xml:space="preserve">gigabot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_6ehzf2mpuvol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r5gonq9skfz">
            <w:r w:rsidDel="00000000" w:rsidR="00000000" w:rsidRPr="00000000">
              <w:rPr>
                <w:b w:val="1"/>
                <w:bCs w:val="1"/>
                <w:rtl w:val="0"/>
              </w:rPr>
              <w:t xml:space="preserve">Pellet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_ur5gonq9skfz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z0crwczk1vc">
            <w:r w:rsidDel="00000000" w:rsidR="00000000" w:rsidRPr="00000000">
              <w:rPr>
                <w:b w:val="1"/>
                <w:bCs w:val="1"/>
                <w:rtl w:val="0"/>
              </w:rPr>
              <w:t xml:space="preserve">Pellet extruder 3D printer DIY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_5z0crwczk1vc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w2gr3xjggy7">
            <w:r w:rsidDel="00000000" w:rsidR="00000000" w:rsidRPr="00000000">
              <w:rPr>
                <w:b w:val="1"/>
                <w:bCs w:val="1"/>
                <w:rtl w:val="0"/>
              </w:rPr>
              <w:t xml:space="preserve">Pellet based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_uw2gr3xjggy7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ixzsvhkic91">
            <w:r w:rsidDel="00000000" w:rsidR="00000000" w:rsidRPr="00000000">
              <w:rPr>
                <w:b w:val="1"/>
                <w:bCs w:val="1"/>
                <w:rtl w:val="0"/>
              </w:rPr>
              <w:t xml:space="preserve">PEEK pellet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_pixzsvhkic91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7cbsx1dvzf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heated chamber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_w7cbsx1dvzf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d4l3p846piu">
            <w:r w:rsidDel="00000000" w:rsidR="00000000" w:rsidRPr="00000000">
              <w:rPr>
                <w:b w:val="1"/>
                <w:bCs w:val="1"/>
                <w:rtl w:val="0"/>
              </w:rPr>
              <w:t xml:space="preserve">DIY PEEK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_ud4l3p846piu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u79r0v839fg">
            <w:r w:rsidDel="00000000" w:rsidR="00000000" w:rsidRPr="00000000">
              <w:rPr>
                <w:b w:val="1"/>
                <w:bCs w:val="1"/>
                <w:rtl w:val="0"/>
              </w:rPr>
              <w:t xml:space="preserve">Gigabot parts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_3u79r0v839fg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cg104js6m72">
            <w:r w:rsidDel="00000000" w:rsidR="00000000" w:rsidRPr="00000000">
              <w:rPr>
                <w:b w:val="1"/>
                <w:bCs w:val="1"/>
                <w:rtl w:val="0"/>
              </w:rPr>
              <w:t xml:space="preserve">Gigabot nozzle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_1cg104js6m72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sc1riv65ffg">
            <w:r w:rsidDel="00000000" w:rsidR="00000000" w:rsidRPr="00000000">
              <w:rPr>
                <w:b w:val="1"/>
                <w:bCs w:val="1"/>
                <w:rtl w:val="0"/>
              </w:rPr>
              <w:t xml:space="preserve">Re:3d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_jsc1riv65ffg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twho2pp5tll">
            <w:r w:rsidDel="00000000" w:rsidR="00000000" w:rsidRPr="00000000">
              <w:rPr>
                <w:b w:val="1"/>
                <w:bCs w:val="1"/>
                <w:rtl w:val="0"/>
              </w:rPr>
              <w:t xml:space="preserve">Terabot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_ytwho2pp5tll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6hs1xcysmv3">
            <w:r w:rsidDel="00000000" w:rsidR="00000000" w:rsidRPr="00000000">
              <w:rPr>
                <w:b w:val="1"/>
                <w:bCs w:val="1"/>
                <w:rtl w:val="0"/>
              </w:rPr>
              <w:t xml:space="preserve">gigabot 3d printer designs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_v6hs1xcysmv3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4umycbbo9jt">
            <w:r w:rsidDel="00000000" w:rsidR="00000000" w:rsidRPr="00000000">
              <w:rPr>
                <w:b w:val="1"/>
                <w:bCs w:val="1"/>
                <w:rtl w:val="0"/>
              </w:rPr>
              <w:t xml:space="preserve">Gigabot parts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_x4umycbbo9jt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mv7sqypd5ys">
            <w:r w:rsidDel="00000000" w:rsidR="00000000" w:rsidRPr="00000000">
              <w:rPr>
                <w:b w:val="1"/>
                <w:bCs w:val="1"/>
                <w:rtl w:val="0"/>
              </w:rPr>
              <w:t xml:space="preserve">gigabot 3d printer assembly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_dmv7sqypd5ys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50f1d64xbua">
            <w:r w:rsidDel="00000000" w:rsidR="00000000" w:rsidRPr="00000000">
              <w:rPr>
                <w:b w:val="1"/>
                <w:bCs w:val="1"/>
                <w:rtl w:val="0"/>
              </w:rPr>
              <w:t xml:space="preserve">gigabot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_d50f1d64xbua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dxh2hr5b88b">
            <w:r w:rsidDel="00000000" w:rsidR="00000000" w:rsidRPr="00000000">
              <w:rPr>
                <w:b w:val="1"/>
                <w:bCs w:val="1"/>
                <w:rtl w:val="0"/>
              </w:rPr>
              <w:t xml:space="preserve">Gigabot pellet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_8dxh2hr5b88b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820cxgwx5cb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alternative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_a820cxgwx5cb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ag4s8pk4788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alternative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_xag4s8pk4788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0jywf96vlwe">
            <w:r w:rsidDel="00000000" w:rsidR="00000000" w:rsidRPr="00000000">
              <w:rPr>
                <w:b w:val="1"/>
                <w:bCs w:val="1"/>
                <w:rtl w:val="0"/>
              </w:rPr>
              <w:t xml:space="preserve">modix 3d printer alternative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_v0jywf96vlwe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p2d1ko7v0kn">
            <w:r w:rsidDel="00000000" w:rsidR="00000000" w:rsidRPr="00000000">
              <w:rPr>
                <w:b w:val="1"/>
                <w:bCs w:val="1"/>
                <w:rtl w:val="0"/>
              </w:rPr>
              <w:t xml:space="preserve">Modix MAMA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_xp2d1ko7v0kn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j4cwhkgjer4">
            <w:r w:rsidDel="00000000" w:rsidR="00000000" w:rsidRPr="00000000">
              <w:rPr>
                <w:b w:val="1"/>
                <w:bCs w:val="1"/>
                <w:rtl w:val="0"/>
              </w:rPr>
              <w:t xml:space="preserve">Atlas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_wj4cwhkgjer4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16qi4mtzzcu">
            <w:r w:rsidDel="00000000" w:rsidR="00000000" w:rsidRPr="00000000">
              <w:rPr>
                <w:b w:val="1"/>
                <w:bCs w:val="1"/>
                <w:rtl w:val="0"/>
              </w:rPr>
              <w:t xml:space="preserve">Lead screw driven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_716qi4mtzzcu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8wlecusxfjd">
            <w:r w:rsidDel="00000000" w:rsidR="00000000" w:rsidRPr="00000000">
              <w:rPr>
                <w:b w:val="1"/>
                <w:bCs w:val="1"/>
                <w:rtl w:val="0"/>
              </w:rPr>
              <w:t xml:space="preserve">Lead screw driven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_58wlecusxfjd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uxlxbxfe18b">
            <w:r w:rsidDel="00000000" w:rsidR="00000000" w:rsidRPr="00000000">
              <w:rPr>
                <w:b w:val="1"/>
                <w:bCs w:val="1"/>
                <w:rtl w:val="0"/>
              </w:rPr>
              <w:t xml:space="preserve">Igus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_4uxlxbxfe18b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wde7tj29684">
            <w:r w:rsidDel="00000000" w:rsidR="00000000" w:rsidRPr="00000000">
              <w:rPr>
                <w:b w:val="1"/>
                <w:bCs w:val="1"/>
                <w:rtl w:val="0"/>
              </w:rPr>
              <w:t xml:space="preserve">Ball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_1wde7tj29684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k34eskc4qu3">
            <w:r w:rsidDel="00000000" w:rsidR="00000000" w:rsidRPr="00000000">
              <w:rPr>
                <w:b w:val="1"/>
                <w:bCs w:val="1"/>
                <w:rtl w:val="0"/>
              </w:rPr>
              <w:t xml:space="preserve">Ballscrew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_gk34eskc4qu3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f0voi9gp5hd">
            <w:r w:rsidDel="00000000" w:rsidR="00000000" w:rsidRPr="00000000">
              <w:rPr>
                <w:b w:val="1"/>
                <w:bCs w:val="1"/>
                <w:rtl w:val="0"/>
              </w:rPr>
              <w:t xml:space="preserve">Ball screw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_df0voi9gp5hd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b9jrb36pxp3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ball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_ib9jrb36pxp3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9vo2i27um0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lead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_39vo2i27um0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9xjfaoecnzx">
            <w:r w:rsidDel="00000000" w:rsidR="00000000" w:rsidRPr="00000000">
              <w:rPr>
                <w:b w:val="1"/>
                <w:bCs w:val="1"/>
                <w:rtl w:val="0"/>
              </w:rPr>
              <w:t xml:space="preserve">Xyz lead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_e9xjfaoecnzx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3ns8yzdz35">
            <w:r w:rsidDel="00000000" w:rsidR="00000000" w:rsidRPr="00000000">
              <w:rPr>
                <w:b w:val="1"/>
                <w:bCs w:val="1"/>
                <w:rtl w:val="0"/>
              </w:rPr>
              <w:t xml:space="preserve">All lead screw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_y3ns8yzdz35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oge6yh33cvq">
            <w:r w:rsidDel="00000000" w:rsidR="00000000" w:rsidRPr="00000000">
              <w:rPr>
                <w:b w:val="1"/>
                <w:bCs w:val="1"/>
                <w:rtl w:val="0"/>
              </w:rPr>
              <w:t xml:space="preserve">All ball screw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_roge6yh33cvq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36qe81qgibe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 lead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_h36qe81qgibe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3n3f61zjfht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 ball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_i3n3f61zjfht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793ayc1gw2v">
            <w:r w:rsidDel="00000000" w:rsidR="00000000" w:rsidRPr="00000000">
              <w:rPr>
                <w:b w:val="1"/>
                <w:bCs w:val="1"/>
                <w:rtl w:val="0"/>
              </w:rPr>
              <w:t xml:space="preserve">Lead screw upgrade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_k793ayc1gw2v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60pcd3eflot">
            <w:r w:rsidDel="00000000" w:rsidR="00000000" w:rsidRPr="00000000">
              <w:rPr>
                <w:b w:val="1"/>
                <w:bCs w:val="1"/>
                <w:rtl w:val="0"/>
              </w:rPr>
              <w:t xml:space="preserve">Ball screw upgrade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_f60pcd3eflot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lkdi46y1suk">
            <w:r w:rsidDel="00000000" w:rsidR="00000000" w:rsidRPr="00000000">
              <w:rPr>
                <w:b w:val="1"/>
                <w:bCs w:val="1"/>
                <w:rtl w:val="0"/>
              </w:rPr>
              <w:t xml:space="preserve">xy stage 3d printer ball screw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_slkdi46y1suk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nwa2wsm6p1g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_2nwa2wsm6p1g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amnws1h6voa">
            <w:r w:rsidDel="00000000" w:rsidR="00000000" w:rsidRPr="00000000">
              <w:rPr>
                <w:b w:val="1"/>
                <w:bCs w:val="1"/>
                <w:rtl w:val="0"/>
              </w:rPr>
              <w:t xml:space="preserve">Fixed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_pamnws1h6voa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17ak75g0wrv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_f17ak75g0wrv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cm61mkdbrmx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_pcm61mkdbrmx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uvddctmc9cv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_ouvddctmc9cv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nub7dwv0gfg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_pnub7dwv0gfg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ev9gsbcqsqx">
            <w:r w:rsidDel="00000000" w:rsidR="00000000" w:rsidRPr="00000000">
              <w:rPr>
                <w:b w:val="1"/>
                <w:bCs w:val="1"/>
                <w:rtl w:val="0"/>
              </w:rPr>
              <w:t xml:space="preserve">Gantry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_4ev9gsbcqsqx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c0iolfdgrze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_8c0iolfdgrze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y4z530yuvv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 types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_ky4z530yuvv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fqu8bycgv97">
            <w:r w:rsidDel="00000000" w:rsidR="00000000" w:rsidRPr="00000000">
              <w:rPr>
                <w:b w:val="1"/>
                <w:bCs w:val="1"/>
                <w:rtl w:val="0"/>
              </w:rPr>
              <w:t xml:space="preserve">best gantry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_hfqu8bycgv97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2kwrzse2a71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_i2kwrzse2a71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18ppzi042ns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open 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_m18ppzi042ns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wp6ng1s8chq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_2wp6ng1s8chq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h0bsr9or167">
            <w:r w:rsidDel="00000000" w:rsidR="00000000" w:rsidRPr="00000000">
              <w:rPr>
                <w:b w:val="1"/>
                <w:bCs w:val="1"/>
                <w:rtl w:val="0"/>
              </w:rPr>
              <w:t xml:space="preserve">gantry carriage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_9h0bsr9or167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g6qva54y4ro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_dg6qva54y4ro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hx4u3nepy60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_3hx4u3nepy60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bxsttskuowz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open 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_ebxsttskuowz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xlb7kxiq8d0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_axlb7kxiq8d0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4igl865zpzw">
            <w:r w:rsidDel="00000000" w:rsidR="00000000" w:rsidRPr="00000000">
              <w:rPr>
                <w:b w:val="1"/>
                <w:bCs w:val="1"/>
                <w:rtl w:val="0"/>
              </w:rPr>
              <w:t xml:space="preserve">Stationary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_54igl865zpzw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6o2pvf9iz0t">
            <w:r w:rsidDel="00000000" w:rsidR="00000000" w:rsidRPr="00000000">
              <w:rPr>
                <w:b w:val="1"/>
                <w:bCs w:val="1"/>
                <w:rtl w:val="0"/>
              </w:rPr>
              <w:t xml:space="preserve">Stationary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_66o2pvf9iz0t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hi1za38arq">
            <w:r w:rsidDel="00000000" w:rsidR="00000000" w:rsidRPr="00000000">
              <w:rPr>
                <w:b w:val="1"/>
                <w:bCs w:val="1"/>
                <w:rtl w:val="0"/>
              </w:rPr>
              <w:t xml:space="preserve">Stationary build plate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_ehi1za38arq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ohj47dqeof6">
            <w:r w:rsidDel="00000000" w:rsidR="00000000" w:rsidRPr="00000000">
              <w:rPr>
                <w:b w:val="1"/>
                <w:bCs w:val="1"/>
                <w:rtl w:val="0"/>
              </w:rPr>
              <w:t xml:space="preserve">Fixed vs moving base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_nohj47dqeof6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7e8zas2otcl">
            <w:r w:rsidDel="00000000" w:rsidR="00000000" w:rsidRPr="00000000">
              <w:rPr>
                <w:b w:val="1"/>
                <w:bCs w:val="1"/>
                <w:rtl w:val="0"/>
              </w:rPr>
              <w:t xml:space="preserve">Fixed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_u7e8zas2otcl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vzg6ih8ohmz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_cvzg6ih8ohmz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ukovqa27i5i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_6ukovqa27i5i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gk6ynw77ijm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_mgk6ynw77ijm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17nqw6bkxf8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fixed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_c17nqw6bkxf8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m2nrj5mmh1m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 fixed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_bm2nrj5mmh1m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shk83psvyuq">
            <w:r w:rsidDel="00000000" w:rsidR="00000000" w:rsidRPr="00000000">
              <w:rPr>
                <w:b w:val="1"/>
                <w:bCs w:val="1"/>
                <w:rtl w:val="0"/>
              </w:rPr>
              <w:t xml:space="preserve">Fixed build plated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_8shk83psvyuq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gfwauoob5wx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 fixed build plated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_5gfwauoob5wx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ibaredtydxj">
            <w:r w:rsidDel="00000000" w:rsidR="00000000" w:rsidRPr="00000000">
              <w:rPr>
                <w:b w:val="1"/>
                <w:bCs w:val="1"/>
                <w:rtl w:val="0"/>
              </w:rPr>
              <w:t xml:space="preserve">Fixed build plate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_aibaredtydxj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w453nmous77">
            <w:r w:rsidDel="00000000" w:rsidR="00000000" w:rsidRPr="00000000">
              <w:rPr>
                <w:b w:val="1"/>
                <w:bCs w:val="1"/>
                <w:rtl w:val="0"/>
              </w:rPr>
              <w:t xml:space="preserve">Fixed print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_3w453nmous77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55pfqjyzzzh">
            <w:r w:rsidDel="00000000" w:rsidR="00000000" w:rsidRPr="00000000">
              <w:rPr>
                <w:b w:val="1"/>
                <w:bCs w:val="1"/>
                <w:rtl w:val="0"/>
              </w:rPr>
              <w:t xml:space="preserve">Exoslide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_d55pfqjyzzzh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yr68ip3xh36">
            <w:r w:rsidDel="00000000" w:rsidR="00000000" w:rsidRPr="00000000">
              <w:rPr>
                <w:b w:val="1"/>
                <w:bCs w:val="1"/>
                <w:rtl w:val="0"/>
              </w:rPr>
              <w:t xml:space="preserve">stationary bed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_dyr68ip3xh36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30k1591wxme">
            <w:r w:rsidDel="00000000" w:rsidR="00000000" w:rsidRPr="00000000">
              <w:rPr>
                <w:b w:val="1"/>
                <w:bCs w:val="1"/>
                <w:rtl w:val="0"/>
              </w:rPr>
              <w:t xml:space="preserve">stationary bed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_d30k1591wxme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brl4id7kjii">
            <w:r w:rsidDel="00000000" w:rsidR="00000000" w:rsidRPr="00000000">
              <w:rPr>
                <w:b w:val="1"/>
                <w:bCs w:val="1"/>
                <w:rtl w:val="0"/>
              </w:rPr>
              <w:t xml:space="preserve">stationary bed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_abrl4id7kjii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ibb1975a7q7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static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_fibb1975a7q7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llgt48rdfub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without moving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_vllgt48rdfub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fbgum1h8tct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_7fbgum1h8tct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v642h877qlp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alternative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_qv642h877qlp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n5oszempudd">
            <w:r w:rsidDel="00000000" w:rsidR="00000000" w:rsidRPr="00000000">
              <w:rPr>
                <w:b w:val="1"/>
                <w:bCs w:val="1"/>
                <w:rtl w:val="0"/>
              </w:rPr>
              <w:t xml:space="preserve">Openbuilds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_sn5oszempudd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hm0zqg1yloh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open 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_rhm0zqg1yloh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fjeg26utx7u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 build plate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_ofjeg26utx7u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sf5v6w90z13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_2sf5v6w90z13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7txw0d1onoo">
            <w:r w:rsidDel="00000000" w:rsidR="00000000" w:rsidRPr="00000000">
              <w:rPr>
                <w:b w:val="1"/>
                <w:bCs w:val="1"/>
                <w:rtl w:val="0"/>
              </w:rPr>
              <w:t xml:space="preserve">fixed bed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_s7txw0d1onoo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fd8qg9e9bim">
            <w:r w:rsidDel="00000000" w:rsidR="00000000" w:rsidRPr="00000000">
              <w:rPr>
                <w:b w:val="1"/>
                <w:bCs w:val="1"/>
                <w:rtl w:val="0"/>
              </w:rPr>
              <w:t xml:space="preserve">Gantry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_1fd8qg9e9bim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8wy2zeae17f">
            <w:r w:rsidDel="00000000" w:rsidR="00000000" w:rsidRPr="00000000">
              <w:rPr>
                <w:b w:val="1"/>
                <w:bCs w:val="1"/>
                <w:rtl w:val="0"/>
              </w:rPr>
              <w:t xml:space="preserve">Gantry style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_58wy2zeae17f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4pjelwfitow">
            <w:r w:rsidDel="00000000" w:rsidR="00000000" w:rsidRPr="00000000">
              <w:rPr>
                <w:b w:val="1"/>
                <w:bCs w:val="1"/>
                <w:rtl w:val="0"/>
              </w:rPr>
              <w:t xml:space="preserve">Moving gantry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_u4pjelwfitow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sop445hy085">
            <w:r w:rsidDel="00000000" w:rsidR="00000000" w:rsidRPr="00000000">
              <w:rPr>
                <w:b w:val="1"/>
                <w:bCs w:val="1"/>
                <w:rtl w:val="0"/>
              </w:rPr>
              <w:t xml:space="preserve">all lead screw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_xsop445hy085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trvpdau39mr">
            <w:r w:rsidDel="00000000" w:rsidR="00000000" w:rsidRPr="00000000">
              <w:rPr>
                <w:b w:val="1"/>
                <w:bCs w:val="1"/>
                <w:rtl w:val="0"/>
              </w:rPr>
              <w:t xml:space="preserve">How much is a large format 3d printer?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_ftrvpdau39mr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rmmhntmmy6b">
            <w:r w:rsidDel="00000000" w:rsidR="00000000" w:rsidRPr="00000000">
              <w:rPr>
                <w:b w:val="1"/>
                <w:bCs w:val="1"/>
                <w:rtl w:val="0"/>
              </w:rPr>
              <w:t xml:space="preserve">What is large scale 3d printing?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_hrmmhntmmy6b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e07y1niprao">
            <w:r w:rsidDel="00000000" w:rsidR="00000000" w:rsidRPr="00000000">
              <w:rPr>
                <w:b w:val="1"/>
                <w:bCs w:val="1"/>
                <w:rtl w:val="0"/>
              </w:rPr>
              <w:t xml:space="preserve">tct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_je07y1niprao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2bo99j9quic">
            <w:r w:rsidDel="00000000" w:rsidR="00000000" w:rsidRPr="00000000">
              <w:rPr>
                <w:b w:val="1"/>
                <w:bCs w:val="1"/>
                <w:rtl w:val="0"/>
              </w:rPr>
              <w:t xml:space="preserve">rapid event plus tct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_a2bo99j9quic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u4u4u1glmt0">
            <w:r w:rsidDel="00000000" w:rsidR="00000000" w:rsidRPr="00000000">
              <w:rPr>
                <w:b w:val="1"/>
                <w:bCs w:val="1"/>
                <w:rtl w:val="0"/>
              </w:rPr>
              <w:t xml:space="preserve">german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_nu4u4u1glmt0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91jy2c0mz7n">
            <w:r w:rsidDel="00000000" w:rsidR="00000000" w:rsidRPr="00000000">
              <w:rPr>
                <w:b w:val="1"/>
                <w:bCs w:val="1"/>
                <w:rtl w:val="0"/>
              </w:rPr>
              <w:t xml:space="preserve">biggest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_h91jy2c0mz7n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phpnoy8salo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_lphpnoy8salo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0ocr5c2bsx8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_40ocr5c2bsx8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apf3xa8d4ex">
            <w:r w:rsidDel="00000000" w:rsidR="00000000" w:rsidRPr="00000000">
              <w:rPr>
                <w:b w:val="1"/>
                <w:bCs w:val="1"/>
                <w:rtl w:val="0"/>
              </w:rPr>
              <w:t xml:space="preserve">Large open source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_2apf3xa8d4ex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hbbaf1yawsp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_chbbaf1yawsp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7gl21d9qc8">
            <w:r w:rsidDel="00000000" w:rsidR="00000000" w:rsidRPr="00000000">
              <w:rPr>
                <w:b w:val="1"/>
                <w:bCs w:val="1"/>
                <w:rtl w:val="0"/>
              </w:rPr>
              <w:t xml:space="preserve">opensource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_w7gl21d9qc8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vnovj1yr7iv">
            <w:r w:rsidDel="00000000" w:rsidR="00000000" w:rsidRPr="00000000">
              <w:rPr>
                <w:b w:val="1"/>
                <w:bCs w:val="1"/>
                <w:rtl w:val="0"/>
              </w:rPr>
              <w:t xml:space="preserve">ball screw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_9vnovj1yr7iv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rk4o6xn1d9">
            <w:r w:rsidDel="00000000" w:rsidR="00000000" w:rsidRPr="00000000">
              <w:rPr>
                <w:b w:val="1"/>
                <w:bCs w:val="1"/>
                <w:rtl w:val="0"/>
              </w:rPr>
              <w:t xml:space="preserve">biggest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_wrk4o6xn1d9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3f7orfyuk6l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_h3f7orfyuk6l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qkid1yuj23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big objects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_3qkid1yuj23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e9krbzx6me">
            <w:r w:rsidDel="00000000" w:rsidR="00000000" w:rsidRPr="00000000">
              <w:rPr>
                <w:b w:val="1"/>
                <w:bCs w:val="1"/>
                <w:rtl w:val="0"/>
              </w:rPr>
              <w:t xml:space="preserve">workhorse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_4e9krbzx6me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opdudenfsk0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_vopdudenfsk0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z5bfdw2wacq">
            <w:r w:rsidDel="00000000" w:rsidR="00000000" w:rsidRPr="00000000">
              <w:rPr>
                <w:b w:val="1"/>
                <w:bCs w:val="1"/>
                <w:rtl w:val="0"/>
              </w:rPr>
              <w:t xml:space="preserve">Top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_fz5bfdw2wacq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l9ye9xt2zdi">
            <w:r w:rsidDel="00000000" w:rsidR="00000000" w:rsidRPr="00000000">
              <w:rPr>
                <w:b w:val="1"/>
                <w:bCs w:val="1"/>
                <w:rtl w:val="0"/>
              </w:rPr>
              <w:t xml:space="preserve">Top Large Format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_2l9ye9xt2zdi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xy016g1jvls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_nxy016g1jvls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rywx8yqs45r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_2rywx8yqs45r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y99pbyppg3q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 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_by99pbyppg3q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x8j6mktop7w">
            <w:r w:rsidDel="00000000" w:rsidR="00000000" w:rsidRPr="00000000">
              <w:rPr>
                <w:b w:val="1"/>
                <w:bCs w:val="1"/>
                <w:rtl w:val="0"/>
              </w:rPr>
              <w:t xml:space="preserve">source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_bx8j6mktop7w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o97dhmrq1hu">
            <w:r w:rsidDel="00000000" w:rsidR="00000000" w:rsidRPr="00000000">
              <w:rPr>
                <w:b w:val="1"/>
                <w:bCs w:val="1"/>
                <w:rtl w:val="0"/>
              </w:rPr>
              <w:t xml:space="preserve">print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_oo97dhmrq1hu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uucdvfnt7k8">
            <w:r w:rsidDel="00000000" w:rsidR="00000000" w:rsidRPr="00000000">
              <w:rPr>
                <w:b w:val="1"/>
                <w:bCs w:val="1"/>
                <w:rtl w:val="0"/>
              </w:rPr>
              <w:t xml:space="preserve">build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_quucdvfnt7k8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ct5pt8lpxa4">
            <w:r w:rsidDel="00000000" w:rsidR="00000000" w:rsidRPr="00000000">
              <w:rPr>
                <w:b w:val="1"/>
                <w:bCs w:val="1"/>
                <w:rtl w:val="0"/>
              </w:rPr>
              <w:t xml:space="preserve">Large build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_ect5pt8lpxa4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9c3ijmlnw55">
            <w:r w:rsidDel="00000000" w:rsidR="00000000" w:rsidRPr="00000000">
              <w:rPr>
                <w:b w:val="1"/>
                <w:bCs w:val="1"/>
                <w:rtl w:val="0"/>
              </w:rPr>
              <w:t xml:space="preserve">print large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_g9c3ijmlnw55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kyvx4dmtmka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_5kyvx4dmtmka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nx0iaawryn">
            <w:r w:rsidDel="00000000" w:rsidR="00000000" w:rsidRPr="00000000">
              <w:rPr>
                <w:b w:val="1"/>
                <w:bCs w:val="1"/>
                <w:rtl w:val="0"/>
              </w:rPr>
              <w:t xml:space="preserve">build sizes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_hnx0iaawryn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5xfganm8f6h">
            <w:r w:rsidDel="00000000" w:rsidR="00000000" w:rsidRPr="00000000">
              <w:rPr>
                <w:b w:val="1"/>
                <w:bCs w:val="1"/>
                <w:rtl w:val="0"/>
              </w:rPr>
              <w:t xml:space="preserve">XL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_v5xfganm8f6h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ou4622alov2">
            <w:r w:rsidDel="00000000" w:rsidR="00000000" w:rsidRPr="00000000">
              <w:rPr>
                <w:b w:val="1"/>
                <w:bCs w:val="1"/>
                <w:rtl w:val="0"/>
              </w:rPr>
              <w:t xml:space="preserve">XXL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_7ou4622alov2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4kszzvq14z0">
            <w:r w:rsidDel="00000000" w:rsidR="00000000" w:rsidRPr="00000000">
              <w:rPr>
                <w:b w:val="1"/>
                <w:bCs w:val="1"/>
                <w:rtl w:val="0"/>
              </w:rPr>
              <w:t xml:space="preserve">XL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_24kszzvq14z0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jk71quevpxv">
            <w:r w:rsidDel="00000000" w:rsidR="00000000" w:rsidRPr="00000000">
              <w:rPr>
                <w:b w:val="1"/>
                <w:bCs w:val="1"/>
                <w:rtl w:val="0"/>
              </w:rPr>
              <w:t xml:space="preserve">XXL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_mjk71quevpxv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m1yy7xr3ggn">
            <w:r w:rsidDel="00000000" w:rsidR="00000000" w:rsidRPr="00000000">
              <w:rPr>
                <w:b w:val="1"/>
                <w:bCs w:val="1"/>
                <w:rtl w:val="0"/>
              </w:rPr>
              <w:t xml:space="preserve">industrial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_om1yy7xr3ggn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i0niqqp47wr">
            <w:r w:rsidDel="00000000" w:rsidR="00000000" w:rsidRPr="00000000">
              <w:rPr>
                <w:b w:val="1"/>
                <w:bCs w:val="1"/>
                <w:rtl w:val="0"/>
              </w:rPr>
              <w:t xml:space="preserve">Large industrial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_pi0niqqp47wr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clc76bfjtlb">
            <w:r w:rsidDel="00000000" w:rsidR="00000000" w:rsidRPr="00000000">
              <w:rPr>
                <w:b w:val="1"/>
                <w:bCs w:val="1"/>
                <w:rtl w:val="0"/>
              </w:rPr>
              <w:t xml:space="preserve">scale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_kclc76bfjtlb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fwsq450n1kk">
            <w:r w:rsidDel="00000000" w:rsidR="00000000" w:rsidRPr="00000000">
              <w:rPr>
                <w:b w:val="1"/>
                <w:bCs w:val="1"/>
                <w:rtl w:val="0"/>
              </w:rPr>
              <w:t xml:space="preserve">fdm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_afwsq450n1kk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gwwnni0nixx">
            <w:r w:rsidDel="00000000" w:rsidR="00000000" w:rsidRPr="00000000">
              <w:rPr>
                <w:b w:val="1"/>
                <w:bCs w:val="1"/>
                <w:rtl w:val="0"/>
              </w:rPr>
              <w:t xml:space="preserve">Large fdm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_ugwwnni0nixx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9691yxyue4v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_y9691yxyue4v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ks7emag67qi">
            <w:r w:rsidDel="00000000" w:rsidR="00000000" w:rsidRPr="00000000">
              <w:rPr>
                <w:b w:val="1"/>
                <w:bCs w:val="1"/>
                <w:rtl w:val="0"/>
              </w:rPr>
              <w:t xml:space="preserve">Large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_lks7emag67qi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qauoxg0dn4z">
            <w:r w:rsidDel="00000000" w:rsidR="00000000" w:rsidRPr="00000000">
              <w:rPr>
                <w:b w:val="1"/>
                <w:bCs w:val="1"/>
                <w:rtl w:val="0"/>
              </w:rPr>
              <w:t xml:space="preserve">Large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_tqauoxg0dn4z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n2orli9fqow">
            <w:r w:rsidDel="00000000" w:rsidR="00000000" w:rsidRPr="00000000">
              <w:rPr>
                <w:b w:val="1"/>
                <w:bCs w:val="1"/>
                <w:rtl w:val="0"/>
              </w:rPr>
              <w:t xml:space="preserve">build plate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_mn2orli9fqow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ny0j9h6qbgi">
            <w:r w:rsidDel="00000000" w:rsidR="00000000" w:rsidRPr="00000000">
              <w:rPr>
                <w:b w:val="1"/>
                <w:bCs w:val="1"/>
                <w:rtl w:val="0"/>
              </w:rPr>
              <w:t xml:space="preserve">Large build plate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_xny0j9h6qbgi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voagjep02dh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large objects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_lvoagjep02dh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cg22cx1l5yk">
            <w:r w:rsidDel="00000000" w:rsidR="00000000" w:rsidRPr="00000000">
              <w:rPr>
                <w:b w:val="1"/>
                <w:bCs w:val="1"/>
                <w:rtl w:val="0"/>
              </w:rPr>
              <w:t xml:space="preserve">Additive Manufacturing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_ecg22cx1l5yk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egf24uf6mzy">
            <w:r w:rsidDel="00000000" w:rsidR="00000000" w:rsidRPr="00000000">
              <w:rPr>
                <w:b w:val="1"/>
                <w:bCs w:val="1"/>
                <w:rtl w:val="0"/>
              </w:rPr>
              <w:t xml:space="preserve">print heads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_begf24uf6mzy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5aichwbcblj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_25aichwbcblj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ttzoswdveqw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_wttzoswdveqw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37l1r7yavp1">
            <w:r w:rsidDel="00000000" w:rsidR="00000000" w:rsidRPr="00000000">
              <w:rPr>
                <w:b w:val="1"/>
                <w:bCs w:val="1"/>
                <w:rtl w:val="0"/>
              </w:rPr>
              <w:t xml:space="preserve">build your own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_o37l1r7yavp1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ip7xdm1801p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for sale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_2ip7xdm1801p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8a26i5h09n6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 for sale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_v8a26i5h09n6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q5pgfrq8h93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large scale manufacturing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_8q5pgfrq8h93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vnoleukgvyo">
            <w:r w:rsidDel="00000000" w:rsidR="00000000" w:rsidRPr="00000000">
              <w:rPr>
                <w:b w:val="1"/>
                <w:bCs w:val="1"/>
                <w:rtl w:val="0"/>
              </w:rPr>
              <w:t xml:space="preserve">building a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_cvnoleukgvyo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4xbm2fzww97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_f4xbm2fzww97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n5d42q58ufo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_cn5d42q58ufo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d7d0ax55hzk">
            <w:r w:rsidDel="00000000" w:rsidR="00000000" w:rsidRPr="00000000">
              <w:rPr>
                <w:b w:val="1"/>
                <w:bCs w:val="1"/>
                <w:rtl w:val="0"/>
              </w:rPr>
              <w:t xml:space="preserve">cheap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_ld7d0ax55hzk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ke0hngrgcxm">
            <w:r w:rsidDel="00000000" w:rsidR="00000000" w:rsidRPr="00000000">
              <w:rPr>
                <w:b w:val="1"/>
                <w:bCs w:val="1"/>
                <w:rtl w:val="0"/>
              </w:rPr>
              <w:t xml:space="preserve">diy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_eke0hngrgcxm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5tae9ufzwoj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_35tae9ufzwoj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c8bh2enyqrt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kit review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_8c8bh2enyqrt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0hntws9rer7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price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_c0hntws9rer7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d5tpltxrdqi">
            <w:r w:rsidDel="00000000" w:rsidR="00000000" w:rsidRPr="00000000">
              <w:rPr>
                <w:b w:val="1"/>
                <w:bCs w:val="1"/>
                <w:rtl w:val="0"/>
              </w:rPr>
              <w:t xml:space="preserve">1200 x 1200 large scale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_td5tpltxrdqi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0qdcv80a2s8">
            <w:r w:rsidDel="00000000" w:rsidR="00000000" w:rsidRPr="00000000">
              <w:rPr>
                <w:b w:val="1"/>
                <w:bCs w:val="1"/>
                <w:rtl w:val="0"/>
              </w:rPr>
              <w:t xml:space="preserve">3d large scale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_z0qdcv80a2s8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1tqmwjln66k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for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_81tqmwjln66k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mokcj84fpsy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on a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_bmokcj84fpsy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5eus7gkjs42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station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_u5eus7gkjs42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w2p2b6v238p">
            <w:r w:rsidDel="00000000" w:rsidR="00000000" w:rsidRPr="00000000">
              <w:rPr>
                <w:b w:val="1"/>
                <w:bCs w:val="1"/>
                <w:rtl w:val="0"/>
              </w:rPr>
              <w:t xml:space="preserve">affordable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_5w2p2b6v238p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2erewix5eve"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applications of large scale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_p2erewix5eve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jv23iqpdphm">
            <w:r w:rsidDel="00000000" w:rsidR="00000000" w:rsidRPr="00000000">
              <w:rPr>
                <w:b w:val="1"/>
                <w:bCs w:val="1"/>
                <w:rtl w:val="0"/>
              </w:rPr>
              <w:t xml:space="preserve">best 3d printer kits for large scale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_ijv23iqpdphm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qbrez1gph7s">
            <w:r w:rsidDel="00000000" w:rsidR="00000000" w:rsidRPr="00000000">
              <w:rPr>
                <w:b w:val="1"/>
                <w:bCs w:val="1"/>
                <w:rtl w:val="0"/>
              </w:rPr>
              <w:t xml:space="preserve">best affordable 3d printer kits for large scale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_5qbrez1gph7s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9c4wd3jr96l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scale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_19c4wd3jr96l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ex624lxtl9j">
            <w:r w:rsidDel="00000000" w:rsidR="00000000" w:rsidRPr="00000000">
              <w:rPr>
                <w:b w:val="1"/>
                <w:bCs w:val="1"/>
                <w:rtl w:val="0"/>
              </w:rPr>
              <w:t xml:space="preserve">bigrep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_vex624lxtl9j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4nupi4z0dxw">
            <w:r w:rsidDel="00000000" w:rsidR="00000000" w:rsidRPr="00000000">
              <w:rPr>
                <w:b w:val="1"/>
                <w:bCs w:val="1"/>
                <w:rtl w:val="0"/>
              </w:rPr>
              <w:t xml:space="preserve">bigrep one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_o4nupi4z0dxw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phpl669w6r3">
            <w:r w:rsidDel="00000000" w:rsidR="00000000" w:rsidRPr="00000000">
              <w:rPr>
                <w:b w:val="1"/>
                <w:bCs w:val="1"/>
                <w:rtl w:val="0"/>
              </w:rPr>
              <w:t xml:space="preserve">bom for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_mphpl669w6r3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i8razhpbzwj">
            <w:r w:rsidDel="00000000" w:rsidR="00000000" w:rsidRPr="00000000">
              <w:rPr>
                <w:b w:val="1"/>
                <w:bCs w:val="1"/>
                <w:rtl w:val="0"/>
              </w:rPr>
              <w:t xml:space="preserve">build a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_bi8razhpbzwj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5gcdt2m18yd">
            <w:r w:rsidDel="00000000" w:rsidR="00000000" w:rsidRPr="00000000">
              <w:rPr>
                <w:b w:val="1"/>
                <w:bCs w:val="1"/>
                <w:rtl w:val="0"/>
              </w:rPr>
              <w:t xml:space="preserve">prusa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_h5gcdt2m18yd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br8iob3q4z3">
            <w:r w:rsidDel="00000000" w:rsidR="00000000" w:rsidRPr="00000000">
              <w:rPr>
                <w:b w:val="1"/>
                <w:bCs w:val="1"/>
                <w:rtl w:val="0"/>
              </w:rPr>
              <w:t xml:space="preserve">build a homemade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_fbr8iob3q4z3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pwkk6ie5bbu">
            <w:r w:rsidDel="00000000" w:rsidR="00000000" w:rsidRPr="00000000">
              <w:rPr>
                <w:b w:val="1"/>
                <w:bCs w:val="1"/>
                <w:rtl w:val="0"/>
              </w:rPr>
              <w:t xml:space="preserve">bigrep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_spwkk6ie5bbu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y346apnpptg">
            <w:r w:rsidDel="00000000" w:rsidR="00000000" w:rsidRPr="00000000">
              <w:rPr>
                <w:b w:val="1"/>
                <w:bCs w:val="1"/>
                <w:rtl w:val="0"/>
              </w:rPr>
              <w:t xml:space="preserve">Bigrep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_ay346apnpptg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idbfrp8tubf">
            <w:r w:rsidDel="00000000" w:rsidR="00000000" w:rsidRPr="00000000">
              <w:rPr>
                <w:b w:val="1"/>
                <w:bCs w:val="1"/>
                <w:rtl w:val="0"/>
              </w:rPr>
              <w:t xml:space="preserve">build a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_7idbfrp8tubf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c33lwecji9f">
            <w:r w:rsidDel="00000000" w:rsidR="00000000" w:rsidRPr="00000000">
              <w:rPr>
                <w:b w:val="1"/>
                <w:bCs w:val="1"/>
                <w:rtl w:val="0"/>
              </w:rPr>
              <w:t xml:space="preserve">buy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_dc33lwecji9f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uczb031e8xb">
            <w:r w:rsidDel="00000000" w:rsidR="00000000" w:rsidRPr="00000000">
              <w:rPr>
                <w:b w:val="1"/>
                <w:bCs w:val="1"/>
                <w:rtl w:val="0"/>
              </w:rPr>
              <w:t xml:space="preserve">cheap large scale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_cuczb031e8xb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3lxio8gr7jr">
            <w:r w:rsidDel="00000000" w:rsidR="00000000" w:rsidRPr="00000000">
              <w:rPr>
                <w:b w:val="1"/>
                <w:bCs w:val="1"/>
                <w:rtl w:val="0"/>
              </w:rPr>
              <w:t xml:space="preserve">cheapest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_d3lxio8gr7jr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dshuu8co4nx">
            <w:r w:rsidDel="00000000" w:rsidR="00000000" w:rsidRPr="00000000">
              <w:rPr>
                <w:b w:val="1"/>
                <w:bCs w:val="1"/>
                <w:rtl w:val="0"/>
              </w:rPr>
              <w:t xml:space="preserve">cost of large scale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_vdshuu8co4nx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vmlxmpbvcxz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_ovmlxmpbvcxz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ggdgms6lpn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assembly instructions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_yggdgms6lpn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7unynhwvkr6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dual extruder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_j7unynhwvkr6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77je89holf">
            <w:r w:rsidDel="00000000" w:rsidR="00000000" w:rsidRPr="00000000">
              <w:rPr>
                <w:b w:val="1"/>
                <w:bCs w:val="1"/>
                <w:rtl w:val="0"/>
              </w:rPr>
              <w:t xml:space="preserve">homemade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_w77je89holf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yrxypsv8rw">
            <w:r w:rsidDel="00000000" w:rsidR="00000000" w:rsidRPr="00000000">
              <w:rPr>
                <w:b w:val="1"/>
                <w:bCs w:val="1"/>
                <w:rtl w:val="0"/>
              </w:rPr>
              <w:t xml:space="preserve">how much is large scale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_eyrxypsv8rw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4or0gbgla3o">
            <w:r w:rsidDel="00000000" w:rsidR="00000000" w:rsidRPr="00000000">
              <w:rPr>
                <w:b w:val="1"/>
                <w:bCs w:val="1"/>
                <w:rtl w:val="0"/>
              </w:rPr>
              <w:t xml:space="preserve">how to build a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_a4or0gbgla3o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ce01iih8gkh">
            <w:r w:rsidDel="00000000" w:rsidR="00000000" w:rsidRPr="00000000">
              <w:rPr>
                <w:b w:val="1"/>
                <w:bCs w:val="1"/>
                <w:rtl w:val="0"/>
              </w:rPr>
              <w:t xml:space="preserve">Gigabot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_ace01iih8gkh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br4cpcc7h36">
            <w:r w:rsidDel="00000000" w:rsidR="00000000" w:rsidRPr="00000000">
              <w:rPr>
                <w:b w:val="1"/>
                <w:bCs w:val="1"/>
                <w:rtl w:val="0"/>
              </w:rPr>
              <w:t xml:space="preserve">re3d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_vbr4cpcc7h36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jgl50pkgz42">
            <w:r w:rsidDel="00000000" w:rsidR="00000000" w:rsidRPr="00000000">
              <w:rPr>
                <w:b w:val="1"/>
                <w:bCs w:val="1"/>
                <w:rtl w:val="0"/>
              </w:rPr>
              <w:t xml:space="preserve">how to scale a 3d print file larger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_cjgl50pkgz42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5j16h277yi9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build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_q5j16h277yi9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mtujwldlkd3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concrete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_pmtujwldlkd3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e0eb6gst8of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construction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_pe0eb6gst8of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ruwukxb9us7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cost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_vruwukxb9us7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25418oguhd1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design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_d25418oguhd1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fivnwv14vkh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_rfivnwv14vkh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w62186xc6uf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TXRX Labs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_6w62186xc6uf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evythqw1bos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kickstarter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_vevythqw1bos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twrsmfdgskm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metal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_ftwrsmfdgskm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hq4alsob9i0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parts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_rhq4alsob9i0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fml83p7ux19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_ofml83p7ux19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zh7yexsfexi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reviews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_dzh7yexsfexi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7kg8zd3k3c9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service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_77kg8zd3k3c9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e56v59djnj5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bigs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_je56v59djnj5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zx716dfx0v5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company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_xzx716dfx0v5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wq0jnf8klsb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cost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_6wq0jnf8klsb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3b3nde5a8sg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houston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_i3b3nde5a8sg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o7pkutpef3t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near 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_8o7pkutpef3t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kmn7iomo6hw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of complex geometric shapes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_xkmn7iomo6hw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jj4fnwgnwsa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_kjj4fnwgnwsa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7elx1qaisi8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_x7elx1qaisi8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8bli7bsxz3">
            <w:r w:rsidDel="00000000" w:rsidR="00000000" w:rsidRPr="00000000">
              <w:rPr>
                <w:b w:val="1"/>
                <w:bCs w:val="1"/>
                <w:rtl w:val="0"/>
              </w:rPr>
              <w:t xml:space="preserve">large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_j8bli7bsxz3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xf8txb1fkbv">
            <w:r w:rsidDel="00000000" w:rsidR="00000000" w:rsidRPr="00000000">
              <w:rPr>
                <w:b w:val="1"/>
                <w:bCs w:val="1"/>
                <w:rtl w:val="0"/>
              </w:rPr>
              <w:t xml:space="preserve">large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_mxf8txb1fkbv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ojbzwdmdyy8">
            <w:r w:rsidDel="00000000" w:rsidR="00000000" w:rsidRPr="00000000">
              <w:rPr>
                <w:b w:val="1"/>
                <w:bCs w:val="1"/>
                <w:rtl w:val="0"/>
              </w:rPr>
              <w:t xml:space="preserve">big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_fojbzwdmdyy8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y5g9re8quql">
            <w:r w:rsidDel="00000000" w:rsidR="00000000" w:rsidRPr="00000000">
              <w:rPr>
                <w:b w:val="1"/>
                <w:bCs w:val="1"/>
                <w:rtl w:val="0"/>
              </w:rPr>
              <w:t xml:space="preserve">huge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_ey5g9re8quql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96muwd43256">
            <w:r w:rsidDel="00000000" w:rsidR="00000000" w:rsidRPr="00000000">
              <w:rPr>
                <w:b w:val="1"/>
                <w:bCs w:val="1"/>
                <w:rtl w:val="0"/>
              </w:rPr>
              <w:t xml:space="preserve">All lead screw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_t96muwd43256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we1gjtv42gk">
            <w:r w:rsidDel="00000000" w:rsidR="00000000" w:rsidRPr="00000000">
              <w:rPr>
                <w:b w:val="1"/>
                <w:bCs w:val="1"/>
                <w:rtl w:val="0"/>
              </w:rPr>
              <w:t xml:space="preserve">pellet extruder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_iwe1gjtv42gk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bfplu2cby40">
            <w:r w:rsidDel="00000000" w:rsidR="00000000" w:rsidRPr="00000000">
              <w:rPr>
                <w:b w:val="1"/>
                <w:bCs w:val="1"/>
                <w:rtl w:val="0"/>
              </w:rPr>
              <w:t xml:space="preserve">Duet 3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_ubfplu2cby40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7xa4q2oebiv">
            <w:r w:rsidDel="00000000" w:rsidR="00000000" w:rsidRPr="00000000">
              <w:rPr>
                <w:b w:val="1"/>
                <w:bCs w:val="1"/>
                <w:rtl w:val="0"/>
              </w:rPr>
              <w:t xml:space="preserve">Duet3d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_n7xa4q2oebiv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4p911qd73ay">
            <w:r w:rsidDel="00000000" w:rsidR="00000000" w:rsidRPr="00000000">
              <w:rPr>
                <w:b w:val="1"/>
                <w:bCs w:val="1"/>
                <w:rtl w:val="0"/>
              </w:rPr>
              <w:t xml:space="preserve">duet wifi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_n4p911qd73ay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erae6cxnlt6">
            <w:r w:rsidDel="00000000" w:rsidR="00000000" w:rsidRPr="00000000">
              <w:rPr>
                <w:b w:val="1"/>
                <w:bCs w:val="1"/>
                <w:rtl w:val="0"/>
              </w:rPr>
              <w:t xml:space="preserve">duetwifi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_merae6cxnlt6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vqwyqakec5g">
            <w:r w:rsidDel="00000000" w:rsidR="00000000" w:rsidRPr="00000000">
              <w:rPr>
                <w:b w:val="1"/>
                <w:bCs w:val="1"/>
                <w:rtl w:val="0"/>
              </w:rPr>
              <w:t xml:space="preserve">MRRF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_gvqwyqakec5g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ogrl926nlug">
            <w:r w:rsidDel="00000000" w:rsidR="00000000" w:rsidRPr="00000000">
              <w:rPr>
                <w:b w:val="1"/>
                <w:bCs w:val="1"/>
                <w:rtl w:val="0"/>
              </w:rPr>
              <w:t xml:space="preserve">Midwest Reprap Festival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_hogrl926nlug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x8gcd7iayka">
            <w:r w:rsidDel="00000000" w:rsidR="00000000" w:rsidRPr="00000000">
              <w:rPr>
                <w:b w:val="1"/>
                <w:bCs w:val="1"/>
                <w:rtl w:val="0"/>
              </w:rPr>
              <w:t xml:space="preserve">biggest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_5x8gcd7iayka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ytsbqqrg5oi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service Conroe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_cytsbqqrg5oi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c69dqhd1g7o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shops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_ic69dqhd1g7o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2h7keianpqd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_k2h7keianpqd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t6l15n4sbia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additive manufacturing 3d printing event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_1t6l15n4sbia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1079uehbcje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am controls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_m1079uehbcje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smotlsbfqpi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printer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_7smotlsbfqpi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iej4bzqbch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_hiej4bzqbch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ejdc21jhrt1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fdm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_xejdc21jhrt1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2wjakhmfn4x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industrial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_z2wjakhmfn4x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oe0tg5bpzoy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nylon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_qoe0tg5bpzoy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bat3mcq3idj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polystyrene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_tbat3mcq3idj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jx8b6x4dfxd">
            <w:r w:rsidDel="00000000" w:rsidR="00000000" w:rsidRPr="00000000">
              <w:rPr>
                <w:b w:val="1"/>
                <w:bCs w:val="1"/>
                <w:rtl w:val="0"/>
              </w:rPr>
              <w:t xml:space="preserve">local 3d printing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_8jx8b6x4dfxd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3wvk987fyhc">
            <w:r w:rsidDel="00000000" w:rsidR="00000000" w:rsidRPr="00000000">
              <w:rPr>
                <w:b w:val="1"/>
                <w:bCs w:val="1"/>
                <w:rtl w:val="0"/>
              </w:rPr>
              <w:t xml:space="preserve">m3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_z3wvk987fyhc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vsamc2jzp9o">
            <w:r w:rsidDel="00000000" w:rsidR="00000000" w:rsidRPr="00000000">
              <w:rPr>
                <w:b w:val="1"/>
                <w:bCs w:val="1"/>
                <w:rtl w:val="0"/>
              </w:rPr>
              <w:t xml:space="preserve">make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_vvsamc2jzp9o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gqrk8ntnikn">
            <w:r w:rsidDel="00000000" w:rsidR="00000000" w:rsidRPr="00000000">
              <w:rPr>
                <w:b w:val="1"/>
                <w:bCs w:val="1"/>
                <w:rtl w:val="0"/>
              </w:rPr>
              <w:t xml:space="preserve">modix big-60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_3gqrk8ntnikn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8mqcp5ntroa">
            <w:r w:rsidDel="00000000" w:rsidR="00000000" w:rsidRPr="00000000">
              <w:rPr>
                <w:b w:val="1"/>
                <w:bCs w:val="1"/>
                <w:rtl w:val="0"/>
              </w:rPr>
              <w:t xml:space="preserve">needs to do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_q8mqcp5ntroa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s3z3dsvkn7p"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_3s3z3dsvkn7p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3577mkqx1ou">
            <w:r w:rsidDel="00000000" w:rsidR="00000000" w:rsidRPr="00000000">
              <w:rPr>
                <w:b w:val="1"/>
                <w:bCs w:val="1"/>
                <w:rtl w:val="0"/>
              </w:rPr>
              <w:t xml:space="preserve">build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_x3577mkqx1ou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5x1nztejk0k">
            <w:r w:rsidDel="00000000" w:rsidR="00000000" w:rsidRPr="00000000">
              <w:rPr>
                <w:b w:val="1"/>
                <w:bCs w:val="1"/>
                <w:rtl w:val="0"/>
              </w:rPr>
              <w:t xml:space="preserve">upgrade 3d printer to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_75x1nztejk0k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nhas24hp6pt">
            <w:r w:rsidDel="00000000" w:rsidR="00000000" w:rsidRPr="00000000">
              <w:rPr>
                <w:b w:val="1"/>
                <w:bCs w:val="1"/>
                <w:rtl w:val="0"/>
              </w:rPr>
              <w:t xml:space="preserve">Big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_tnhas24hp6pt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rmajhj9thxg">
            <w:r w:rsidDel="00000000" w:rsidR="00000000" w:rsidRPr="00000000">
              <w:rPr>
                <w:b w:val="1"/>
                <w:bCs w:val="1"/>
                <w:rtl w:val="0"/>
              </w:rPr>
              <w:t xml:space="preserve">Huge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_srmajhj9thxg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0lgmrvtgqn0">
            <w:r w:rsidDel="00000000" w:rsidR="00000000" w:rsidRPr="00000000">
              <w:rPr>
                <w:b w:val="1"/>
                <w:bCs w:val="1"/>
                <w:rtl w:val="0"/>
              </w:rPr>
              <w:t xml:space="preserve">build your own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_t0lgmrvtgqn0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aucvoj1mi5r">
            <w:r w:rsidDel="00000000" w:rsidR="00000000" w:rsidRPr="00000000">
              <w:rPr>
                <w:b w:val="1"/>
                <w:bCs w:val="1"/>
                <w:rtl w:val="0"/>
              </w:rPr>
              <w:t xml:space="preserve">building a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_eaucvoj1mi5r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hv4o15f47tw">
            <w:r w:rsidDel="00000000" w:rsidR="00000000" w:rsidRPr="00000000">
              <w:rPr>
                <w:b w:val="1"/>
                <w:bCs w:val="1"/>
                <w:rtl w:val="0"/>
              </w:rPr>
              <w:t xml:space="preserve">1200 x 1200 large scale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_ehv4o15f47tw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v4hcb7nkaaf">
            <w:r w:rsidDel="00000000" w:rsidR="00000000" w:rsidRPr="00000000">
              <w:rPr>
                <w:b w:val="1"/>
                <w:bCs w:val="1"/>
                <w:rtl w:val="0"/>
              </w:rPr>
              <w:t xml:space="preserve">3d large scale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_dv4hcb7nkaaf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wsul34r5o9i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for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_dwsul34r5o9i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5o5635wnqav">
            <w:r w:rsidDel="00000000" w:rsidR="00000000" w:rsidRPr="00000000">
              <w:rPr>
                <w:b w:val="1"/>
                <w:bCs w:val="1"/>
                <w:rtl w:val="0"/>
              </w:rPr>
              <w:t xml:space="preserve">build a homemade 3d printer large scale hypercube clone bigrep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_j5o5635wnqav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5k2dsmje0fw">
            <w:r w:rsidDel="00000000" w:rsidR="00000000" w:rsidRPr="00000000">
              <w:rPr>
                <w:b w:val="1"/>
                <w:bCs w:val="1"/>
                <w:rtl w:val="0"/>
              </w:rPr>
              <w:t xml:space="preserve">build a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_c5k2dsmje0fw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ml9c6hy91as">
            <w:r w:rsidDel="00000000" w:rsidR="00000000" w:rsidRPr="00000000">
              <w:rPr>
                <w:b w:val="1"/>
                <w:bCs w:val="1"/>
                <w:rtl w:val="0"/>
              </w:rPr>
              <w:t xml:space="preserve">buy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_kml9c6hy91as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3fzg86xthcr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large scale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_s3fzg86xthcr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g6c8n9czfqz">
            <w:r w:rsidDel="00000000" w:rsidR="00000000" w:rsidRPr="00000000">
              <w:rPr>
                <w:b w:val="1"/>
                <w:bCs w:val="1"/>
                <w:rtl w:val="0"/>
              </w:rPr>
              <w:t xml:space="preserve">diy large scale 3d printer plans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_eg6c8n9czfqz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uie0v9bsfrl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Texas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_ouie0v9bsfrl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eexijelm5x2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Conroe, TX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_8eexijelm5x2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cymu27j9u39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3d printing Lone Star College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_ncymu27j9u39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u16gu35lakm">
            <w:r w:rsidDel="00000000" w:rsidR="00000000" w:rsidRPr="00000000">
              <w:rPr>
                <w:b w:val="1"/>
                <w:bCs w:val="1"/>
                <w:rtl w:val="0"/>
              </w:rPr>
              <w:t xml:space="preserve">large fdm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_iu16gu35lakm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794xryxp6fb">
            <w:r w:rsidDel="00000000" w:rsidR="00000000" w:rsidRPr="00000000">
              <w:rPr>
                <w:b w:val="1"/>
                <w:bCs w:val="1"/>
                <w:rtl w:val="0"/>
              </w:rPr>
              <w:t xml:space="preserve">large scale industrial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_a794xryxp6fb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wgpecudzaf8">
            <w:r w:rsidDel="00000000" w:rsidR="00000000" w:rsidRPr="00000000">
              <w:rPr>
                <w:b w:val="1"/>
                <w:bCs w:val="1"/>
                <w:rtl w:val="0"/>
              </w:rPr>
              <w:t xml:space="preserve">make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_qwgpecudzaf8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d3pekfgpugo">
            <w:r w:rsidDel="00000000" w:rsidR="00000000" w:rsidRPr="00000000">
              <w:rPr>
                <w:b w:val="1"/>
                <w:bCs w:val="1"/>
                <w:rtl w:val="0"/>
              </w:rPr>
              <w:t xml:space="preserve">modix big-60 large scale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_md3pekfgpugo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fzmwwnda04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printer-3d printing big objects-workhorse 3d printer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_wfzmwwnda04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tgxnkbxkqoj">
            <w:r w:rsidDel="00000000" w:rsidR="00000000" w:rsidRPr="00000000">
              <w:rPr>
                <w:b w:val="1"/>
                <w:bCs w:val="1"/>
                <w:rtl w:val="0"/>
              </w:rPr>
              <w:t xml:space="preserve">large format 3d printers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_etgxnkbxkqoj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a8uc9dtl2e9">
            <w:r w:rsidDel="00000000" w:rsidR="00000000" w:rsidRPr="00000000">
              <w:rPr>
                <w:b w:val="1"/>
                <w:bCs w:val="1"/>
                <w:rtl w:val="0"/>
              </w:rPr>
              <w:t xml:space="preserve">creatbot dx plus review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_7a8uc9dtl2e9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fa921kfi1ru">
            <w:r w:rsidDel="00000000" w:rsidR="00000000" w:rsidRPr="00000000">
              <w:rPr>
                <w:b w:val="1"/>
                <w:bCs w:val="1"/>
                <w:rtl w:val="0"/>
              </w:rPr>
              <w:t xml:space="preserve">high volume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_wfa921kfi1ru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5pfyviylfqq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format printer for home office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_j5pfyviylfqq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zw8qx6h4hgr"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best large format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_nzw8qx6h4hgr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v93twj787pi">
            <w:r w:rsidDel="00000000" w:rsidR="00000000" w:rsidRPr="00000000">
              <w:rPr>
                <w:b w:val="1"/>
                <w:bCs w:val="1"/>
                <w:rtl w:val="0"/>
              </w:rPr>
              <w:t xml:space="preserve">high quantity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_qv93twj787pi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60tprp4x6e5">
            <w:r w:rsidDel="00000000" w:rsidR="00000000" w:rsidRPr="00000000">
              <w:rPr>
                <w:b w:val="1"/>
                <w:bCs w:val="1"/>
                <w:rtl w:val="0"/>
              </w:rPr>
              <w:t xml:space="preserve">best printer for large quantities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_r60tprp4x6e5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f680qwolfuz">
            <w:r w:rsidDel="00000000" w:rsidR="00000000" w:rsidRPr="00000000">
              <w:rPr>
                <w:b w:val="1"/>
                <w:bCs w:val="1"/>
                <w:rtl w:val="0"/>
              </w:rPr>
              <w:t xml:space="preserve">printer large size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_jf680qwolfuz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67kvusio51h">
            <w:r w:rsidDel="00000000" w:rsidR="00000000" w:rsidRPr="00000000">
              <w:rPr>
                <w:b w:val="1"/>
                <w:bCs w:val="1"/>
                <w:rtl w:val="0"/>
              </w:rPr>
              <w:t xml:space="preserve">world's largest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_z67kvusio51h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op3vfdmrhfh">
            <w:r w:rsidDel="00000000" w:rsidR="00000000" w:rsidRPr="00000000">
              <w:rPr>
                <w:b w:val="1"/>
                <w:bCs w:val="1"/>
                <w:rtl w:val="0"/>
              </w:rPr>
              <w:t xml:space="preserve">large capacity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_1op3vfdmrhfh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if2v2y52agt">
            <w:r w:rsidDel="00000000" w:rsidR="00000000" w:rsidRPr="00000000">
              <w:rPr>
                <w:b w:val="1"/>
                <w:bCs w:val="1"/>
                <w:rtl w:val="0"/>
              </w:rPr>
              <w:t xml:space="preserve">large quantity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_pif2v2y52agt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xbs4u6bsx72">
            <w:r w:rsidDel="00000000" w:rsidR="00000000" w:rsidRPr="00000000">
              <w:rPr>
                <w:b w:val="1"/>
                <w:bCs w:val="1"/>
                <w:rtl w:val="0"/>
              </w:rPr>
              <w:t xml:space="preserve">printer large format reviews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_ixbs4u6bsx72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yr6j1rtxlbp">
            <w:r w:rsidDel="00000000" w:rsidR="00000000" w:rsidRPr="00000000">
              <w:rPr>
                <w:b w:val="1"/>
                <w:bCs w:val="1"/>
                <w:rtl w:val="0"/>
              </w:rPr>
              <w:t xml:space="preserve">printer for large prints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_jyr6j1rtxlbp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b7865sdeoko">
            <w:r w:rsidDel="00000000" w:rsidR="00000000" w:rsidRPr="00000000">
              <w:rPr>
                <w:b w:val="1"/>
                <w:bCs w:val="1"/>
                <w:rtl w:val="0"/>
              </w:rPr>
              <w:t xml:space="preserve">big printer machine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_qb7865sdeoko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2yoagmvzsgp">
            <w:r w:rsidDel="00000000" w:rsidR="00000000" w:rsidRPr="00000000">
              <w:rPr>
                <w:b w:val="1"/>
                <w:bCs w:val="1"/>
                <w:rtl w:val="0"/>
              </w:rPr>
              <w:t xml:space="preserve">budget large format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_x2yoagmvzsgp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2vo7ecnlg06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heated bed 500x500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_w2vo7ecnlg06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sz7eojtu36e">
            <w:r w:rsidDel="00000000" w:rsidR="00000000" w:rsidRPr="00000000">
              <w:rPr>
                <w:b w:val="1"/>
                <w:bCs w:val="1"/>
                <w:rtl w:val="0"/>
              </w:rPr>
              <w:t xml:space="preserve">large heated print bed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_3sz7eojtu36e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44i2i2kpuj4">
            <w:r w:rsidDel="00000000" w:rsidR="00000000" w:rsidRPr="00000000">
              <w:rPr>
                <w:b w:val="1"/>
                <w:bCs w:val="1"/>
                <w:rtl w:val="0"/>
              </w:rPr>
              <w:t xml:space="preserve">best large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_144i2i2kpuj4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q8g6fg2i2oy">
            <w:r w:rsidDel="00000000" w:rsidR="00000000" w:rsidRPr="00000000">
              <w:rPr>
                <w:b w:val="1"/>
                <w:bCs w:val="1"/>
                <w:rtl w:val="0"/>
              </w:rPr>
              <w:t xml:space="preserve">giant 3d printer from scratch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_3q8g6fg2i2oy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0pakvtw7ikg">
            <w:r w:rsidDel="00000000" w:rsidR="00000000" w:rsidRPr="00000000">
              <w:rPr>
                <w:b w:val="1"/>
                <w:bCs w:val="1"/>
                <w:rtl w:val="0"/>
              </w:rPr>
              <w:t xml:space="preserve">large industrial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_90pakvtw7ikg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el0lgspho53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heated bed sizes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_7el0lgspho53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t83emy4knd0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maximum size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_4t83emy4knd0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v6zrocm16xf">
            <w:r w:rsidDel="00000000" w:rsidR="00000000" w:rsidRPr="00000000">
              <w:rPr>
                <w:b w:val="1"/>
                <w:bCs w:val="1"/>
                <w:rtl w:val="0"/>
              </w:rPr>
              <w:t xml:space="preserve">low cost large format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_mv6zrocm16xf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jsk2xk3dt7o">
            <w:r w:rsidDel="00000000" w:rsidR="00000000" w:rsidRPr="00000000">
              <w:rPr>
                <w:b w:val="1"/>
                <w:bCs w:val="1"/>
                <w:rtl w:val="0"/>
              </w:rPr>
              <w:t xml:space="preserve">largest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_ojsk2xk3dt7o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61onpc74qj1">
            <w:r w:rsidDel="00000000" w:rsidR="00000000" w:rsidRPr="00000000">
              <w:rPr>
                <w:b w:val="1"/>
                <w:bCs w:val="1"/>
                <w:rtl w:val="0"/>
              </w:rPr>
              <w:t xml:space="preserve">giant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_t61onpc74qj1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8u8oinbw9tj">
            <w:r w:rsidDel="00000000" w:rsidR="00000000" w:rsidRPr="00000000">
              <w:rPr>
                <w:b w:val="1"/>
                <w:bCs w:val="1"/>
                <w:rtl w:val="0"/>
              </w:rPr>
              <w:t xml:space="preserve">Giant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_28u8oinbw9tj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lqf3bap47ph">
            <w:r w:rsidDel="00000000" w:rsidR="00000000" w:rsidRPr="00000000">
              <w:rPr>
                <w:b w:val="1"/>
                <w:bCs w:val="1"/>
                <w:rtl w:val="0"/>
              </w:rPr>
              <w:t xml:space="preserve">Giant 3d printer kit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_plqf3bap47ph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7phf8iz7h18">
            <w:r w:rsidDel="00000000" w:rsidR="00000000" w:rsidRPr="00000000">
              <w:rPr>
                <w:b w:val="1"/>
                <w:bCs w:val="1"/>
                <w:rtl w:val="0"/>
              </w:rPr>
              <w:t xml:space="preserve">Giant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_e7phf8iz7h18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1v1v7x2203p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sizes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_81v1v7x2203p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kutrsjqlwz8"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max size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_1kutrsjqlwz8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amb865u8lvt">
            <w:r w:rsidDel="00000000" w:rsidR="00000000" w:rsidRPr="00000000">
              <w:rPr>
                <w:b w:val="1"/>
                <w:bCs w:val="1"/>
                <w:rtl w:val="0"/>
              </w:rPr>
              <w:t xml:space="preserve">how big is the biggest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_7amb865u8lvt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upvdzub1jei">
            <w:r w:rsidDel="00000000" w:rsidR="00000000" w:rsidRPr="00000000">
              <w:rPr>
                <w:b w:val="1"/>
                <w:bCs w:val="1"/>
                <w:rtl w:val="0"/>
              </w:rPr>
              <w:t xml:space="preserve">giant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_uupvdzub1jei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5r68vi4zxr0">
            <w:r w:rsidDel="00000000" w:rsidR="00000000" w:rsidRPr="00000000">
              <w:rPr>
                <w:b w:val="1"/>
                <w:bCs w:val="1"/>
                <w:rtl w:val="0"/>
              </w:rPr>
              <w:t xml:space="preserve">1 cubic meter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_q5r68vi4zxr0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fwz8c59i2a8">
            <w:r w:rsidDel="00000000" w:rsidR="00000000" w:rsidRPr="00000000">
              <w:rPr>
                <w:b w:val="1"/>
                <w:bCs w:val="1"/>
                <w:rtl w:val="0"/>
              </w:rPr>
              <w:t xml:space="preserve">diy large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_zfwz8c59i2a8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z0cldacmuo5">
            <w:r w:rsidDel="00000000" w:rsidR="00000000" w:rsidRPr="00000000">
              <w:rPr>
                <w:b w:val="1"/>
                <w:bCs w:val="1"/>
                <w:rtl w:val="0"/>
              </w:rPr>
              <w:t xml:space="preserve">biggest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_yz0cldacmuo5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nxr6oxl7otc">
            <w:r w:rsidDel="00000000" w:rsidR="00000000" w:rsidRPr="00000000">
              <w:rPr>
                <w:b w:val="1"/>
                <w:bCs w:val="1"/>
                <w:rtl w:val="0"/>
              </w:rPr>
              <w:t xml:space="preserve">best 3d printer under 50000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_onxr6oxl7otc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pio8opdtksv"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largest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_lpio8opdtksv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84jl8l5yumy">
            <w:r w:rsidDel="00000000" w:rsidR="00000000" w:rsidRPr="00000000">
              <w:rPr>
                <w:b w:val="1"/>
                <w:bCs w:val="1"/>
                <w:rtl w:val="0"/>
              </w:rPr>
              <w:t xml:space="preserve">diy 3d printer big size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_v84jl8l5yumy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twaa81hwsh">
            <w:r w:rsidDel="00000000" w:rsidR="00000000" w:rsidRPr="00000000">
              <w:rPr>
                <w:b w:val="1"/>
                <w:bCs w:val="1"/>
                <w:rtl w:val="0"/>
              </w:rPr>
              <w:t xml:space="preserve">giant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_jtwaa81hwsh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0nlu8a96p0m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print volume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_80nlu8a96p0m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bj7s1thurnj">
            <w:r w:rsidDel="00000000" w:rsidR="00000000" w:rsidRPr="00000000">
              <w:rPr>
                <w:b w:val="1"/>
                <w:bCs w:val="1"/>
                <w:rtl w:val="0"/>
              </w:rPr>
              <w:t xml:space="preserve">large volume 3d printing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_pbj7s1thurnj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a0mqywk8b7p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large print size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_oa0mqywk8b7p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b2b0qkxl7eq">
            <w:r w:rsidDel="00000000" w:rsidR="00000000" w:rsidRPr="00000000">
              <w:rPr>
                <w:b w:val="1"/>
                <w:bCs w:val="1"/>
                <w:rtl w:val="0"/>
              </w:rPr>
              <w:t xml:space="preserve">prusa large format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_wb2b0qkxl7eq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bqloqy85c6g">
            <w:r w:rsidDel="00000000" w:rsidR="00000000" w:rsidRPr="00000000">
              <w:rPr>
                <w:b w:val="1"/>
                <w:bCs w:val="1"/>
                <w:rtl w:val="0"/>
              </w:rPr>
              <w:t xml:space="preserve">huge 3d printer for sale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_tbqloqy85c6g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7iyobr02d1">
            <w:r w:rsidDel="00000000" w:rsidR="00000000" w:rsidRPr="00000000">
              <w:rPr>
                <w:b w:val="1"/>
                <w:bCs w:val="1"/>
                <w:rtl w:val="0"/>
              </w:rPr>
              <w:t xml:space="preserve">largest 3d printer available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_a7iyobr02d1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qzpf5urwvmm">
            <w:r w:rsidDel="00000000" w:rsidR="00000000" w:rsidRPr="00000000">
              <w:rPr>
                <w:b w:val="1"/>
                <w:bCs w:val="1"/>
                <w:rtl w:val="0"/>
              </w:rPr>
              <w:t xml:space="preserve">xxl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_qqzpf5urwvmm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djwtn3mrm2u">
            <w:r w:rsidDel="00000000" w:rsidR="00000000" w:rsidRPr="00000000">
              <w:rPr>
                <w:b w:val="1"/>
                <w:bCs w:val="1"/>
                <w:rtl w:val="0"/>
              </w:rPr>
              <w:t xml:space="preserve">1000mm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_2djwtn3mrm2u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jqhdkz0hh5u">
            <w:r w:rsidDel="00000000" w:rsidR="00000000" w:rsidRPr="00000000">
              <w:rPr>
                <w:b w:val="1"/>
                <w:bCs w:val="1"/>
                <w:rtl w:val="0"/>
              </w:rPr>
              <w:t xml:space="preserve">biggest diy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_kjqhdkz0hh5u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6e5xtsxcr4y">
            <w:r w:rsidDel="00000000" w:rsidR="00000000" w:rsidRPr="00000000">
              <w:rPr>
                <w:b w:val="1"/>
                <w:bCs w:val="1"/>
                <w:rtl w:val="0"/>
              </w:rPr>
              <w:t xml:space="preserve">long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_46e5xtsxcr4y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9gntgaubpm9">
            <w:r w:rsidDel="00000000" w:rsidR="00000000" w:rsidRPr="00000000">
              <w:rPr>
                <w:b w:val="1"/>
                <w:bCs w:val="1"/>
                <w:rtl w:val="0"/>
              </w:rPr>
              <w:t xml:space="preserve">build volume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_q9gntgaubpm9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uyt4f2ki9rq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big size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_yuyt4f2ki9rq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qgk50nfyfir">
            <w:r w:rsidDel="00000000" w:rsidR="00000000" w:rsidRPr="00000000">
              <w:rPr>
                <w:b w:val="1"/>
                <w:bCs w:val="1"/>
                <w:rtl w:val="0"/>
              </w:rPr>
              <w:t xml:space="preserve">big 3d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_yqgk50nfyfir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gekpol1xfnp">
            <w:r w:rsidDel="00000000" w:rsidR="00000000" w:rsidRPr="00000000">
              <w:rPr>
                <w:b w:val="1"/>
                <w:bCs w:val="1"/>
                <w:rtl w:val="0"/>
              </w:rPr>
              <w:t xml:space="preserve">diy large format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_wgekpol1xfnp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h4cf1ytrpmj">
            <w:r w:rsidDel="00000000" w:rsidR="00000000" w:rsidRPr="00000000">
              <w:rPr>
                <w:b w:val="1"/>
                <w:bCs w:val="1"/>
                <w:rtl w:val="0"/>
              </w:rPr>
              <w:t xml:space="preserve">500x500x500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_9h4cf1ytrpmj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mww34m8m7mq">
            <w:r w:rsidDel="00000000" w:rsidR="00000000" w:rsidRPr="00000000">
              <w:rPr>
                <w:b w:val="1"/>
                <w:bCs w:val="1"/>
                <w:rtl w:val="0"/>
              </w:rPr>
              <w:t xml:space="preserve">largest fdm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_5mww34m8m7mq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1c5wx7q6hy1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600x600x600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_m1c5wx7q6hy1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53vtdfy6gss">
            <w:r w:rsidDel="00000000" w:rsidR="00000000" w:rsidRPr="00000000">
              <w:rPr>
                <w:b w:val="1"/>
                <w:bCs w:val="1"/>
                <w:rtl w:val="0"/>
              </w:rPr>
              <w:t xml:space="preserve">Modix BIG-Meter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_m53vtdfy6gss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8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/>
          </w:pPr>
          <w:hyperlink w:anchor="_vjwzqhk0grpt">
            <w:r w:rsidDel="00000000" w:rsidR="00000000" w:rsidRPr="00000000">
              <w:rPr>
                <w:b w:val="1"/>
                <w:bCs w:val="1"/>
                <w:rtl w:val="0"/>
              </w:rPr>
              <w:t xml:space="preserve">800mm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_vjwzqhk0grpt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pageBreakBefore w:val="0"/>
        <w:rPr/>
      </w:pPr>
      <w:bookmarkStart w:colFirst="0" w:colLast="0" w:name="_oxdtdkq898i8" w:id="1"/>
      <w:bookmarkEnd w:id="1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large format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pageBreakBefore w:val="0"/>
        <w:rPr/>
      </w:pPr>
      <w:bookmarkStart w:colFirst="0" w:colLast="0" w:name="_pigzgjajfgt4" w:id="2"/>
      <w:bookmarkEnd w:id="2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3d printer plans 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pageBreakBefore w:val="0"/>
        <w:rPr/>
      </w:pPr>
      <w:bookmarkStart w:colFirst="0" w:colLast="0" w:name="_rkbyuntbawre" w:id="3"/>
      <w:bookmarkEnd w:id="3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7qe0wwq37l2a" w:id="4"/>
      <w:bookmarkEnd w:id="4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open source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/>
      </w:pPr>
      <w:bookmarkStart w:colFirst="0" w:colLast="0" w:name="_mdz4hx3vw7bq" w:id="5"/>
      <w:bookmarkEnd w:id="5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Large open source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pageBreakBefore w:val="0"/>
        <w:rPr/>
      </w:pPr>
      <w:bookmarkStart w:colFirst="0" w:colLast="0" w:name="_3x268lq9362t" w:id="6"/>
      <w:bookmarkEnd w:id="6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print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pageBreakBefore w:val="0"/>
        <w:rPr/>
      </w:pPr>
      <w:bookmarkStart w:colFirst="0" w:colLast="0" w:name="_9chg5hot3y65" w:id="7"/>
      <w:bookmarkEnd w:id="7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build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pageBreakBefore w:val="0"/>
        <w:rPr/>
      </w:pPr>
      <w:bookmarkStart w:colFirst="0" w:colLast="0" w:name="_ww1iijnspudh" w:id="8"/>
      <w:bookmarkEnd w:id="8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Massive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ageBreakBefore w:val="0"/>
        <w:rPr/>
      </w:pPr>
      <w:bookmarkStart w:colFirst="0" w:colLast="0" w:name="_8wqm75u76bxa" w:id="9"/>
      <w:bookmarkEnd w:id="9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DIY large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pageBreakBefore w:val="0"/>
        <w:rPr/>
      </w:pPr>
      <w:bookmarkStart w:colFirst="0" w:colLast="0" w:name="_xa9dw1xy6e5q" w:id="10"/>
      <w:bookmarkEnd w:id="10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Build</w:t>
        </w:r>
      </w:hyperlink>
      <w:ins w:author="bob burgardt" w:id="0" w:date="2022-06-04T21:42:16Z">
        <w:r w:rsidDel="00000000" w:rsidR="00000000" w:rsidRPr="00000000">
          <w:fldChar w:fldCharType="begin"/>
        </w:r>
        <w:r w:rsidDel="00000000" w:rsidR="00000000" w:rsidRPr="00000000">
          <w:instrText xml:space="preserve">HYPERLINK "https://sites.google.com/view/3d-distributed/workhorse-3d-printer"</w:instrText>
        </w:r>
        <w:r w:rsidDel="00000000" w:rsidR="00000000" w:rsidRPr="00000000">
          <w:fldChar w:fldCharType="separate"/>
        </w:r>
        <w:r w:rsidDel="00000000" w:rsidR="00000000" w:rsidRPr="00000000">
          <w:rPr>
            <w:color w:val="1155cc"/>
            <w:u w:val="single"/>
            <w:rtl w:val="0"/>
          </w:rPr>
          <w:t xml:space="preserve">ing</w:t>
        </w:r>
        <w:r w:rsidDel="00000000" w:rsidR="00000000" w:rsidRPr="00000000">
          <w:fldChar w:fldCharType="end"/>
        </w:r>
      </w:ins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your own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pageBreakBefore w:val="0"/>
        <w:rPr/>
      </w:pPr>
      <w:bookmarkStart w:colFirst="0" w:colLast="0" w:name="_rubub850ecqg" w:id="11"/>
      <w:bookmarkEnd w:id="11"/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3D printer 600x600x600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pageBreakBefore w:val="0"/>
        <w:rPr/>
      </w:pPr>
      <w:bookmarkStart w:colFirst="0" w:colLast="0" w:name="_7opjr0ptywqw" w:id="12"/>
      <w:bookmarkEnd w:id="12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enclosed 3d printer with large build 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pageBreakBefore w:val="0"/>
        <w:rPr/>
      </w:pPr>
      <w:bookmarkStart w:colFirst="0" w:colLast="0" w:name="_sfdktilr8zyd" w:id="13"/>
      <w:bookmarkEnd w:id="13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large build 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pageBreakBefore w:val="0"/>
        <w:rPr/>
      </w:pPr>
      <w:bookmarkStart w:colFirst="0" w:colLast="0" w:name="_oprdhhnbqm3t" w:id="14"/>
      <w:bookmarkEnd w:id="14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diy 3d printer aluminum extrusion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pageBreakBefore w:val="0"/>
        <w:rPr/>
      </w:pPr>
      <w:bookmarkStart w:colFirst="0" w:colLast="0" w:name="_d29z1foys7i0" w:id="15"/>
      <w:bookmarkEnd w:id="15"/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2020 Aluminum Extrusion hardware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pageBreakBefore w:val="0"/>
        <w:rPr/>
      </w:pPr>
      <w:bookmarkStart w:colFirst="0" w:colLast="0" w:name="_51m8we9n7vwg" w:id="16"/>
      <w:bookmarkEnd w:id="16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Aluminium profile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pageBreakBefore w:val="0"/>
        <w:rPr/>
      </w:pPr>
      <w:bookmarkStart w:colFirst="0" w:colLast="0" w:name="_mgwug7k43o2i" w:id="17"/>
      <w:bookmarkEnd w:id="17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DIY 3D printer aluminum extrusion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pageBreakBefore w:val="0"/>
        <w:rPr/>
      </w:pPr>
      <w:bookmarkStart w:colFirst="0" w:colLast="0" w:name="_31y2f4fabnr9" w:id="18"/>
      <w:bookmarkEnd w:id="18"/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2020 Aluminum Extrusion hardware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ageBreakBefore w:val="0"/>
        <w:rPr/>
      </w:pPr>
      <w:bookmarkStart w:colFirst="0" w:colLast="0" w:name="_g94k4qk7b8tj" w:id="19"/>
      <w:bookmarkEnd w:id="19"/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3D Printer parts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pageBreakBefore w:val="0"/>
        <w:rPr/>
      </w:pPr>
      <w:bookmarkStart w:colFirst="0" w:colLast="0" w:name="_4woarfvuads" w:id="20"/>
      <w:bookmarkEnd w:id="20"/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3D printer parts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pageBreakBefore w:val="0"/>
        <w:rPr/>
      </w:pPr>
      <w:bookmarkStart w:colFirst="0" w:colLast="0" w:name="_vaxab8v40ck9" w:id="21"/>
      <w:bookmarkEnd w:id="21"/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3d printer parts kit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pageBreakBefore w:val="0"/>
        <w:rPr/>
      </w:pPr>
      <w:bookmarkStart w:colFirst="0" w:colLast="0" w:name="_h6pifxdyphcl" w:id="22"/>
      <w:bookmarkEnd w:id="22"/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Best large format 3D printer 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pageBreakBefore w:val="0"/>
        <w:rPr/>
      </w:pPr>
      <w:bookmarkStart w:colFirst="0" w:colLast="0" w:name="_7dtt59f3d2hj" w:id="23"/>
      <w:bookmarkEnd w:id="23"/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build a massive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pageBreakBefore w:val="0"/>
        <w:rPr/>
      </w:pPr>
      <w:bookmarkStart w:colFirst="0" w:colLast="0" w:name="_23g6up5kb3xe" w:id="24"/>
      <w:bookmarkEnd w:id="24"/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massive 3d printer design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pageBreakBefore w:val="0"/>
        <w:rPr/>
      </w:pPr>
      <w:bookmarkStart w:colFirst="0" w:colLast="0" w:name="_usoqotx56ho2" w:id="25"/>
      <w:bookmarkEnd w:id="25"/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massive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pageBreakBefore w:val="0"/>
        <w:rPr/>
      </w:pPr>
      <w:bookmarkStart w:colFirst="0" w:colLast="0" w:name="_hbnovcxv6qod" w:id="26"/>
      <w:bookmarkEnd w:id="26"/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Build your own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pageBreakBefore w:val="0"/>
        <w:rPr/>
      </w:pPr>
      <w:bookmarkStart w:colFirst="0" w:colLast="0" w:name="_insm3tmoq3ax" w:id="27"/>
      <w:bookmarkEnd w:id="27"/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diy large 3d printer kit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pageBreakBefore w:val="0"/>
        <w:rPr/>
      </w:pPr>
      <w:bookmarkStart w:colFirst="0" w:colLast="0" w:name="_jopr9rdk902v" w:id="28"/>
      <w:bookmarkEnd w:id="28"/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DIY 3D printer 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pageBreakBefore w:val="0"/>
        <w:rPr/>
      </w:pPr>
      <w:bookmarkStart w:colFirst="0" w:colLast="0" w:name="_uob7iuonry79" w:id="29"/>
      <w:bookmarkEnd w:id="29"/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Enclosed 3D printer with large build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pageBreakBefore w:val="0"/>
        <w:rPr/>
      </w:pPr>
      <w:bookmarkStart w:colFirst="0" w:colLast="0" w:name="_v7zuqy633zx0" w:id="30"/>
      <w:bookmarkEnd w:id="30"/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large build volume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pageBreakBefore w:val="0"/>
        <w:rPr/>
      </w:pPr>
      <w:bookmarkStart w:colFirst="0" w:colLast="0" w:name="_mjjekvhbq42m" w:id="31"/>
      <w:bookmarkEnd w:id="31"/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print large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pageBreakBefore w:val="0"/>
        <w:rPr/>
      </w:pPr>
      <w:bookmarkStart w:colFirst="0" w:colLast="0" w:name="_5tvlzne27gm4" w:id="32"/>
      <w:bookmarkEnd w:id="32"/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pageBreakBefore w:val="0"/>
        <w:rPr/>
      </w:pPr>
      <w:bookmarkStart w:colFirst="0" w:colLast="0" w:name="_xq31i3tls5np" w:id="33"/>
      <w:bookmarkEnd w:id="33"/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build sizes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pageBreakBefore w:val="0"/>
        <w:rPr/>
      </w:pPr>
      <w:bookmarkStart w:colFirst="0" w:colLast="0" w:name="_nxpv8tkqdrm4" w:id="34"/>
      <w:bookmarkEnd w:id="34"/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industrial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pageBreakBefore w:val="0"/>
        <w:rPr/>
      </w:pPr>
      <w:bookmarkStart w:colFirst="0" w:colLast="0" w:name="_3dqzio154gv" w:id="35"/>
      <w:bookmarkEnd w:id="35"/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pageBreakBefore w:val="0"/>
        <w:rPr/>
      </w:pPr>
      <w:bookmarkStart w:colFirst="0" w:colLast="0" w:name="_79oepqbkcf8t" w:id="36"/>
      <w:bookmarkEnd w:id="36"/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fdm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pageBreakBefore w:val="0"/>
        <w:rPr/>
      </w:pPr>
      <w:bookmarkStart w:colFirst="0" w:colLast="0" w:name="_vf79i26wszh" w:id="37"/>
      <w:bookmarkEnd w:id="37"/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pageBreakBefore w:val="0"/>
        <w:rPr/>
      </w:pPr>
      <w:bookmarkStart w:colFirst="0" w:colLast="0" w:name="_6lz9hdcagj32" w:id="38"/>
      <w:bookmarkEnd w:id="38"/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pageBreakBefore w:val="0"/>
        <w:rPr/>
      </w:pPr>
      <w:bookmarkStart w:colFirst="0" w:colLast="0" w:name="_vmaqgj9b989q" w:id="39"/>
      <w:bookmarkEnd w:id="39"/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large objects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pageBreakBefore w:val="0"/>
        <w:rPr/>
      </w:pPr>
      <w:bookmarkStart w:colFirst="0" w:colLast="0" w:name="_agkbv0gpng5y" w:id="40"/>
      <w:bookmarkEnd w:id="40"/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print heads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pageBreakBefore w:val="0"/>
        <w:rPr/>
      </w:pPr>
      <w:bookmarkStart w:colFirst="0" w:colLast="0" w:name="_ks479qz42z4v" w:id="41"/>
      <w:bookmarkEnd w:id="41"/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pageBreakBefore w:val="0"/>
        <w:rPr/>
      </w:pPr>
      <w:bookmarkStart w:colFirst="0" w:colLast="0" w:name="_iw1tzb74liul" w:id="42"/>
      <w:bookmarkEnd w:id="42"/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Igus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pageBreakBefore w:val="0"/>
        <w:rPr/>
      </w:pPr>
      <w:bookmarkStart w:colFirst="0" w:colLast="0" w:name="_btgcg9m6ol5g" w:id="43"/>
      <w:bookmarkEnd w:id="43"/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3d printer with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pageBreakBefore w:val="0"/>
        <w:rPr/>
      </w:pPr>
      <w:bookmarkStart w:colFirst="0" w:colLast="0" w:name="_vxk5hnkwj4zq" w:id="44"/>
      <w:bookmarkEnd w:id="44"/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Workhorse 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pageBreakBefore w:val="0"/>
        <w:rPr/>
      </w:pPr>
      <w:bookmarkStart w:colFirst="0" w:colLast="0" w:name="_qs6tuhfkaj" w:id="45"/>
      <w:bookmarkEnd w:id="45"/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workhorse large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pageBreakBefore w:val="0"/>
        <w:rPr/>
      </w:pPr>
      <w:bookmarkStart w:colFirst="0" w:colLast="0" w:name="_lnqhz1xmoh39" w:id="46"/>
      <w:bookmarkEnd w:id="46"/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huge build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pageBreakBefore w:val="0"/>
        <w:rPr/>
      </w:pPr>
      <w:bookmarkStart w:colFirst="0" w:colLast="0" w:name="_rybcqoffryym" w:id="47"/>
      <w:bookmarkEnd w:id="47"/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3d printer with Igus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pageBreakBefore w:val="0"/>
        <w:rPr/>
      </w:pPr>
      <w:bookmarkStart w:colFirst="0" w:colLast="0" w:name="_oeeacuad0ks" w:id="48"/>
      <w:bookmarkEnd w:id="48"/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all metal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pageBreakBefore w:val="0"/>
        <w:rPr/>
      </w:pPr>
      <w:bookmarkStart w:colFirst="0" w:colLast="0" w:name="_hx9rkbsjzhrc" w:id="49"/>
      <w:bookmarkEnd w:id="49"/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really big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pageBreakBefore w:val="0"/>
        <w:rPr/>
      </w:pPr>
      <w:bookmarkStart w:colFirst="0" w:colLast="0" w:name="_zhq6oknpxbox" w:id="50"/>
      <w:bookmarkEnd w:id="50"/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best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pageBreakBefore w:val="0"/>
        <w:rPr/>
      </w:pPr>
      <w:bookmarkStart w:colFirst="0" w:colLast="0" w:name="_sr2yrhcc2jti" w:id="51"/>
      <w:bookmarkEnd w:id="51"/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Metal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pageBreakBefore w:val="0"/>
        <w:rPr/>
      </w:pPr>
      <w:bookmarkStart w:colFirst="0" w:colLast="0" w:name="_6v1dtt7ttl13" w:id="52"/>
      <w:bookmarkEnd w:id="52"/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Gantry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pageBreakBefore w:val="0"/>
        <w:rPr/>
      </w:pPr>
      <w:bookmarkStart w:colFirst="0" w:colLast="0" w:name="_5ombwmke7ntx" w:id="53"/>
      <w:bookmarkEnd w:id="53"/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Large gantry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pageBreakBefore w:val="0"/>
        <w:rPr/>
      </w:pPr>
      <w:bookmarkStart w:colFirst="0" w:colLast="0" w:name="_5lo4tw5l0inp" w:id="54"/>
      <w:bookmarkEnd w:id="54"/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Large gantry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pageBreakBefore w:val="0"/>
        <w:rPr/>
      </w:pPr>
      <w:bookmarkStart w:colFirst="0" w:colLast="0" w:name="_knasmrutu1s8" w:id="55"/>
      <w:bookmarkEnd w:id="55"/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Large large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pageBreakBefore w:val="0"/>
        <w:rPr/>
      </w:pPr>
      <w:bookmarkStart w:colFirst="0" w:colLast="0" w:name="_pdhmor7kez7g" w:id="56"/>
      <w:bookmarkEnd w:id="56"/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how to print large objects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pageBreakBefore w:val="0"/>
        <w:rPr/>
      </w:pPr>
      <w:bookmarkStart w:colFirst="0" w:colLast="0" w:name="_tlgqsyr71y2r" w:id="57"/>
      <w:bookmarkEnd w:id="57"/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TXRX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pageBreakBefore w:val="0"/>
        <w:rPr/>
      </w:pPr>
      <w:bookmarkStart w:colFirst="0" w:colLast="0" w:name="_hyxt2v1uwu5p" w:id="58"/>
      <w:bookmarkEnd w:id="58"/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Cosine Additive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pageBreakBefore w:val="0"/>
        <w:rPr/>
      </w:pPr>
      <w:bookmarkStart w:colFirst="0" w:colLast="0" w:name="_usaxtix4twpn" w:id="59"/>
      <w:bookmarkEnd w:id="59"/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ErectorBot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pageBreakBefore w:val="0"/>
        <w:rPr/>
      </w:pPr>
      <w:bookmarkStart w:colFirst="0" w:colLast="0" w:name="_e1jf75boxzy4" w:id="60"/>
      <w:bookmarkEnd w:id="60"/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rapid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pageBreakBefore w:val="0"/>
        <w:rPr/>
      </w:pPr>
      <w:bookmarkStart w:colFirst="0" w:colLast="0" w:name="_z991609nrh7w" w:id="61"/>
      <w:bookmarkEnd w:id="61"/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Modix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pageBreakBefore w:val="0"/>
        <w:rPr/>
      </w:pPr>
      <w:bookmarkStart w:colFirst="0" w:colLast="0" w:name="_5cvrb7dxw0kl" w:id="62"/>
      <w:bookmarkEnd w:id="62"/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modix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pageBreakBefore w:val="0"/>
        <w:rPr/>
      </w:pPr>
      <w:bookmarkStart w:colFirst="0" w:colLast="0" w:name="_7mvtlebwjz6u" w:id="63"/>
      <w:bookmarkEnd w:id="63"/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modix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pageBreakBefore w:val="0"/>
        <w:rPr/>
      </w:pPr>
      <w:bookmarkStart w:colFirst="0" w:colLast="0" w:name="_qqw6klfmv75z" w:id="64"/>
      <w:bookmarkEnd w:id="64"/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modix 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pageBreakBefore w:val="0"/>
        <w:rPr/>
      </w:pPr>
      <w:bookmarkStart w:colFirst="0" w:colLast="0" w:name="_eqp1xqhu433" w:id="65"/>
      <w:bookmarkEnd w:id="65"/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Modix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pageBreakBefore w:val="0"/>
        <w:rPr/>
      </w:pPr>
      <w:bookmarkStart w:colFirst="0" w:colLast="0" w:name="_kg3g7cchq26u" w:id="66"/>
      <w:bookmarkEnd w:id="66"/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large 3d printer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pageBreakBefore w:val="0"/>
        <w:rPr/>
      </w:pPr>
      <w:bookmarkStart w:colFirst="0" w:colLast="0" w:name="_pmtciee3eyjq" w:id="67"/>
      <w:bookmarkEnd w:id="67"/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Large 3d printer enclosure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pageBreakBefore w:val="0"/>
        <w:rPr/>
      </w:pPr>
      <w:bookmarkStart w:colFirst="0" w:colLast="0" w:name="_4wick9k92uyf" w:id="68"/>
      <w:bookmarkEnd w:id="68"/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large 3d printer gantry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pageBreakBefore w:val="0"/>
        <w:rPr/>
      </w:pPr>
      <w:bookmarkStart w:colFirst="0" w:colLast="0" w:name="_be39c75jo7ba" w:id="69"/>
      <w:bookmarkEnd w:id="69"/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Gantry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pageBreakBefore w:val="0"/>
        <w:rPr/>
      </w:pPr>
      <w:bookmarkStart w:colFirst="0" w:colLast="0" w:name="_2ra9vlk3w9ja" w:id="70"/>
      <w:bookmarkEnd w:id="70"/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Gantry 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pageBreakBefore w:val="0"/>
        <w:rPr/>
      </w:pPr>
      <w:bookmarkStart w:colFirst="0" w:colLast="0" w:name="_jg8dt4u4zns5" w:id="71"/>
      <w:bookmarkEnd w:id="71"/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Large gantry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pageBreakBefore w:val="0"/>
        <w:rPr/>
      </w:pPr>
      <w:bookmarkStart w:colFirst="0" w:colLast="0" w:name="_v2c9kd7nsuky" w:id="72"/>
      <w:bookmarkEnd w:id="72"/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Gigabot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pageBreakBefore w:val="0"/>
        <w:rPr/>
      </w:pPr>
      <w:bookmarkStart w:colFirst="0" w:colLast="0" w:name="_1f03k5pnavt" w:id="73"/>
      <w:bookmarkEnd w:id="73"/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large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pageBreakBefore w:val="0"/>
        <w:rPr/>
      </w:pPr>
      <w:bookmarkStart w:colFirst="0" w:colLast="0" w:name="_jq3692sw4v5o" w:id="74"/>
      <w:bookmarkEnd w:id="74"/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large 3d printer heated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pageBreakBefore w:val="0"/>
        <w:rPr/>
      </w:pPr>
      <w:bookmarkStart w:colFirst="0" w:colLast="0" w:name="_ym4bi8byua3k" w:id="75"/>
      <w:bookmarkEnd w:id="75"/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3D printer heated bed 1000x1000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pageBreakBefore w:val="0"/>
        <w:rPr/>
      </w:pPr>
      <w:bookmarkStart w:colFirst="0" w:colLast="0" w:name="_yso59u4pqgcz" w:id="76"/>
      <w:bookmarkEnd w:id="76"/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large 3d printer 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pageBreakBefore w:val="0"/>
        <w:rPr/>
      </w:pPr>
      <w:bookmarkStart w:colFirst="0" w:colLast="0" w:name="_cun8m8hm4usd" w:id="77"/>
      <w:bookmarkEnd w:id="77"/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Massive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pageBreakBefore w:val="0"/>
        <w:rPr/>
      </w:pPr>
      <w:bookmarkStart w:colFirst="0" w:colLast="0" w:name="_1xgudk26zick" w:id="78"/>
      <w:bookmarkEnd w:id="78"/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Large industrial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pageBreakBefore w:val="0"/>
        <w:rPr/>
      </w:pPr>
      <w:bookmarkStart w:colFirst="0" w:colLast="0" w:name="_m4ajqy22o94y" w:id="79"/>
      <w:bookmarkEnd w:id="79"/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Big rep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pageBreakBefore w:val="0"/>
        <w:rPr/>
      </w:pPr>
      <w:bookmarkStart w:colFirst="0" w:colLast="0" w:name="_ro2pipt6u6rq" w:id="80"/>
      <w:bookmarkEnd w:id="80"/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Bigrep 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pageBreakBefore w:val="0"/>
        <w:rPr/>
      </w:pPr>
      <w:bookmarkStart w:colFirst="0" w:colLast="0" w:name="_ojwa4in8u0ws" w:id="81"/>
      <w:bookmarkEnd w:id="81"/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Bigrep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pageBreakBefore w:val="0"/>
        <w:rPr/>
      </w:pPr>
      <w:bookmarkStart w:colFirst="0" w:colLast="0" w:name="_grs5fs3rsvmj" w:id="82"/>
      <w:bookmarkEnd w:id="82"/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large 3d printer with auto leveling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pageBreakBefore w:val="0"/>
        <w:rPr/>
      </w:pPr>
      <w:bookmarkStart w:colFirst="0" w:colLast="0" w:name="_l4flss8rre5f" w:id="83"/>
      <w:bookmarkEnd w:id="83"/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large format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pageBreakBefore w:val="0"/>
        <w:rPr/>
      </w:pPr>
      <w:bookmarkStart w:colFirst="0" w:colLast="0" w:name="_g0plbne9flyw" w:id="84"/>
      <w:bookmarkEnd w:id="84"/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large 3d printer diy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pageBreakBefore w:val="0"/>
        <w:rPr/>
      </w:pPr>
      <w:bookmarkStart w:colFirst="0" w:colLast="0" w:name="_l9qfsbcdoxvg" w:id="85"/>
      <w:bookmarkEnd w:id="85"/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Best upgradeable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pageBreakBefore w:val="0"/>
        <w:rPr/>
      </w:pPr>
      <w:bookmarkStart w:colFirst="0" w:colLast="0" w:name="_79efpvniknbu" w:id="86"/>
      <w:bookmarkEnd w:id="86"/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large scale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pageBreakBefore w:val="0"/>
        <w:rPr/>
      </w:pPr>
      <w:bookmarkStart w:colFirst="0" w:colLast="0" w:name="_kpvai7mng75v" w:id="87"/>
      <w:bookmarkEnd w:id="87"/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large scale 3d printer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pageBreakBefore w:val="0"/>
        <w:rPr/>
      </w:pPr>
      <w:bookmarkStart w:colFirst="0" w:colLast="0" w:name="_9vo9lie0paou" w:id="88"/>
      <w:bookmarkEnd w:id="88"/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Large 3D printer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pageBreakBefore w:val="0"/>
        <w:rPr/>
      </w:pPr>
      <w:bookmarkStart w:colFirst="0" w:colLast="0" w:name="_xihwl0jjmn5x" w:id="89"/>
      <w:bookmarkEnd w:id="89"/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XY gantry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pageBreakBefore w:val="0"/>
        <w:rPr/>
      </w:pPr>
      <w:bookmarkStart w:colFirst="0" w:colLast="0" w:name="_gitrzh7fd2xf" w:id="90"/>
      <w:bookmarkEnd w:id="90"/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3D printer gantry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pageBreakBefore w:val="0"/>
        <w:rPr/>
      </w:pPr>
      <w:bookmarkStart w:colFirst="0" w:colLast="0" w:name="_5jpp4y56r0to" w:id="91"/>
      <w:bookmarkEnd w:id="91"/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Gantry 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pageBreakBefore w:val="0"/>
        <w:rPr/>
      </w:pPr>
      <w:bookmarkStart w:colFirst="0" w:colLast="0" w:name="_dr9ifa38fs7f" w:id="92"/>
      <w:bookmarkEnd w:id="92"/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Gantry style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pageBreakBefore w:val="0"/>
        <w:rPr/>
      </w:pPr>
      <w:bookmarkStart w:colFirst="0" w:colLast="0" w:name="_4sybwhflzj" w:id="93"/>
      <w:bookmarkEnd w:id="93"/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FFF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pageBreakBefore w:val="0"/>
        <w:rPr/>
      </w:pPr>
      <w:bookmarkStart w:colFirst="0" w:colLast="0" w:name="_u0jhcwlsdpit" w:id="94"/>
      <w:bookmarkEnd w:id="94"/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moving gantry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pageBreakBefore w:val="0"/>
        <w:rPr/>
      </w:pPr>
      <w:bookmarkStart w:colFirst="0" w:colLast="0" w:name="_7ny6qdahzdiz" w:id="95"/>
      <w:bookmarkEnd w:id="95"/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3D printer gantry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pageBreakBefore w:val="0"/>
        <w:rPr/>
      </w:pPr>
      <w:bookmarkStart w:colFirst="0" w:colLast="0" w:name="_lgaghtny5bqg" w:id="96"/>
      <w:bookmarkEnd w:id="96"/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Fixed bed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pageBreakBefore w:val="0"/>
        <w:rPr/>
      </w:pPr>
      <w:bookmarkStart w:colFirst="0" w:colLast="0" w:name="_a9dndk99yzjy" w:id="97"/>
      <w:bookmarkEnd w:id="97"/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pageBreakBefore w:val="0"/>
        <w:rPr/>
      </w:pPr>
      <w:bookmarkStart w:colFirst="0" w:colLast="0" w:name="_ys309iqhnc2l" w:id="98"/>
      <w:bookmarkEnd w:id="98"/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Chamber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pageBreakBefore w:val="0"/>
        <w:rPr/>
      </w:pPr>
      <w:bookmarkStart w:colFirst="0" w:colLast="0" w:name="_untp4upuow78" w:id="99"/>
      <w:bookmarkEnd w:id="99"/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Heated chamber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pageBreakBefore w:val="0"/>
        <w:rPr/>
      </w:pPr>
      <w:bookmarkStart w:colFirst="0" w:colLast="0" w:name="_gzrhmitg43bi" w:id="100"/>
      <w:bookmarkEnd w:id="100"/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3d printer chamber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pageBreakBefore w:val="0"/>
        <w:rPr/>
      </w:pPr>
      <w:bookmarkStart w:colFirst="0" w:colLast="0" w:name="_nqal7m8bqisb" w:id="101"/>
      <w:bookmarkEnd w:id="101"/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chamber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pageBreakBefore w:val="0"/>
        <w:rPr/>
      </w:pPr>
      <w:bookmarkStart w:colFirst="0" w:colLast="0" w:name="_ejexaw3yjzbm" w:id="102"/>
      <w:bookmarkEnd w:id="102"/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giant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pageBreakBefore w:val="0"/>
        <w:rPr/>
      </w:pPr>
      <w:bookmarkStart w:colFirst="0" w:colLast="0" w:name="_iklonqo6ou0f" w:id="103"/>
      <w:bookmarkEnd w:id="103"/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giant industrial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pageBreakBefore w:val="0"/>
        <w:rPr/>
      </w:pPr>
      <w:bookmarkStart w:colFirst="0" w:colLast="0" w:name="_xet458z4jvjw" w:id="104"/>
      <w:bookmarkEnd w:id="104"/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industrial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pageBreakBefore w:val="0"/>
        <w:rPr/>
      </w:pPr>
      <w:bookmarkStart w:colFirst="0" w:colLast="0" w:name="_2uvvnibd7qzl" w:id="105"/>
      <w:bookmarkEnd w:id="105"/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big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pageBreakBefore w:val="0"/>
        <w:rPr/>
      </w:pPr>
      <w:bookmarkStart w:colFirst="0" w:colLast="0" w:name="_nmmo084wg1dt" w:id="106"/>
      <w:bookmarkEnd w:id="106"/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big 3-d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pageBreakBefore w:val="0"/>
        <w:rPr/>
      </w:pPr>
      <w:bookmarkStart w:colFirst="0" w:colLast="0" w:name="_7yqogn8pbo59" w:id="107"/>
      <w:bookmarkEnd w:id="107"/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3d printer big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pageBreakBefore w:val="0"/>
        <w:rPr/>
      </w:pPr>
      <w:bookmarkStart w:colFirst="0" w:colLast="0" w:name="_hng61rau88ux" w:id="108"/>
      <w:bookmarkEnd w:id="108"/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large heavy duty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pageBreakBefore w:val="0"/>
        <w:rPr/>
      </w:pPr>
      <w:bookmarkStart w:colFirst="0" w:colLast="0" w:name="_yu9xylrh0p0l" w:id="109"/>
      <w:bookmarkEnd w:id="109"/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Heavy duty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pageBreakBefore w:val="0"/>
        <w:rPr/>
      </w:pPr>
      <w:bookmarkStart w:colFirst="0" w:colLast="0" w:name="_wm4piprifbr1" w:id="110"/>
      <w:bookmarkEnd w:id="110"/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All metal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pageBreakBefore w:val="0"/>
        <w:rPr/>
      </w:pPr>
      <w:bookmarkStart w:colFirst="0" w:colLast="0" w:name="_1c8jpf2puzv0" w:id="111"/>
      <w:bookmarkEnd w:id="111"/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Modular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pageBreakBefore w:val="0"/>
        <w:rPr/>
      </w:pPr>
      <w:bookmarkStart w:colFirst="0" w:colLast="0" w:name="_biy17ywltugu" w:id="112"/>
      <w:bookmarkEnd w:id="112"/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Custom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pageBreakBefore w:val="0"/>
        <w:rPr/>
      </w:pPr>
      <w:bookmarkStart w:colFirst="0" w:colLast="0" w:name="_a39amvm95rdi" w:id="113"/>
      <w:bookmarkEnd w:id="113"/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biggest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pageBreakBefore w:val="0"/>
        <w:rPr/>
      </w:pPr>
      <w:bookmarkStart w:colFirst="0" w:colLast="0" w:name="_d2p8pdurxfqu" w:id="114"/>
      <w:bookmarkEnd w:id="114"/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large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pageBreakBefore w:val="0"/>
        <w:rPr/>
      </w:pPr>
      <w:bookmarkStart w:colFirst="0" w:colLast="0" w:name="_tdq9ivwd70he" w:id="115"/>
      <w:bookmarkEnd w:id="115"/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Large-Format 3D Printing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pageBreakBefore w:val="0"/>
        <w:rPr/>
      </w:pPr>
      <w:bookmarkStart w:colFirst="0" w:colLast="0" w:name="_qwkdukekwd5h" w:id="116"/>
      <w:bookmarkEnd w:id="116"/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Best Large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pageBreakBefore w:val="0"/>
        <w:rPr/>
      </w:pPr>
      <w:bookmarkStart w:colFirst="0" w:colLast="0" w:name="_l668k754ipz5" w:id="117"/>
      <w:bookmarkEnd w:id="117"/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Print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pageBreakBefore w:val="0"/>
        <w:rPr/>
      </w:pPr>
      <w:bookmarkStart w:colFirst="0" w:colLast="0" w:name="_682p2vp8wdih" w:id="118"/>
      <w:bookmarkEnd w:id="118"/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larger print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pageBreakBefore w:val="0"/>
        <w:rPr/>
      </w:pPr>
      <w:bookmarkStart w:colFirst="0" w:colLast="0" w:name="_vv3usbqp2p8m" w:id="119"/>
      <w:bookmarkEnd w:id="119"/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heavy-duty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pageBreakBefore w:val="0"/>
        <w:rPr/>
      </w:pPr>
      <w:bookmarkStart w:colFirst="0" w:colLast="0" w:name="_1ovcni3gvi0y" w:id="120"/>
      <w:bookmarkEnd w:id="120"/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expandable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pageBreakBefore w:val="0"/>
        <w:rPr/>
      </w:pPr>
      <w:bookmarkStart w:colFirst="0" w:colLast="0" w:name="_ry6mnvo7ltwr" w:id="121"/>
      <w:bookmarkEnd w:id="121"/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expandable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pageBreakBefore w:val="0"/>
        <w:rPr/>
      </w:pPr>
      <w:bookmarkStart w:colFirst="0" w:colLast="0" w:name="_jsmdqmg5m6pt" w:id="122"/>
      <w:bookmarkEnd w:id="122"/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3d printer good 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pageBreakBefore w:val="0"/>
        <w:rPr/>
      </w:pPr>
      <w:bookmarkStart w:colFirst="0" w:colLast="0" w:name="_paomgb3aqrk7" w:id="123"/>
      <w:bookmarkEnd w:id="123"/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good 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pageBreakBefore w:val="0"/>
        <w:rPr/>
      </w:pPr>
      <w:bookmarkStart w:colFirst="0" w:colLast="0" w:name="_8xa686s0yyq7" w:id="124"/>
      <w:bookmarkEnd w:id="124"/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good quality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pageBreakBefore w:val="0"/>
        <w:rPr/>
      </w:pPr>
      <w:bookmarkStart w:colFirst="0" w:colLast="0" w:name="_iqkvsa6egiq7" w:id="125"/>
      <w:bookmarkEnd w:id="125"/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step by step how to make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pageBreakBefore w:val="0"/>
        <w:rPr/>
      </w:pPr>
      <w:bookmarkStart w:colFirst="0" w:colLast="0" w:name="_6f61movcgwtw" w:id="126"/>
      <w:bookmarkEnd w:id="126"/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diy how to make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pageBreakBefore w:val="0"/>
        <w:rPr/>
      </w:pPr>
      <w:bookmarkStart w:colFirst="0" w:colLast="0" w:name="_92ouaxlwlb74" w:id="127"/>
      <w:bookmarkEnd w:id="127"/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how to make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pageBreakBefore w:val="0"/>
        <w:rPr/>
      </w:pPr>
      <w:bookmarkStart w:colFirst="0" w:colLast="0" w:name="_swaeazzdnyht" w:id="128"/>
      <w:bookmarkEnd w:id="128"/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how to make a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pageBreakBefore w:val="0"/>
        <w:rPr/>
      </w:pPr>
      <w:bookmarkStart w:colFirst="0" w:colLast="0" w:name="_4vrcvfutudap" w:id="129"/>
      <w:bookmarkEnd w:id="129"/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pageBreakBefore w:val="0"/>
        <w:rPr/>
      </w:pPr>
      <w:bookmarkStart w:colFirst="0" w:colLast="0" w:name="_kssxvz4y1fay" w:id="130"/>
      <w:bookmarkEnd w:id="130"/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3D Printer Blueprints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pageBreakBefore w:val="0"/>
        <w:rPr/>
      </w:pPr>
      <w:bookmarkStart w:colFirst="0" w:colLast="0" w:name="_poxp7spg3unx" w:id="131"/>
      <w:bookmarkEnd w:id="131"/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3D Printer Blueprints 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pageBreakBefore w:val="0"/>
        <w:rPr/>
      </w:pPr>
      <w:bookmarkStart w:colFirst="0" w:colLast="0" w:name="_e9jczzmt0aed" w:id="132"/>
      <w:bookmarkEnd w:id="132"/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diy 3D Printer Blueprints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pageBreakBefore w:val="0"/>
        <w:rPr/>
      </w:pPr>
      <w:bookmarkStart w:colFirst="0" w:colLast="0" w:name="_t1kstwi3nl0n" w:id="133"/>
      <w:bookmarkEnd w:id="133"/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3D Printer diy Blueprints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pageBreakBefore w:val="0"/>
        <w:rPr/>
      </w:pPr>
      <w:bookmarkStart w:colFirst="0" w:colLast="0" w:name="_xor6mevn1g79" w:id="134"/>
      <w:bookmarkEnd w:id="134"/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build a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pageBreakBefore w:val="0"/>
        <w:rPr/>
      </w:pPr>
      <w:bookmarkStart w:colFirst="0" w:colLast="0" w:name="_ogc5z5156e19" w:id="135"/>
      <w:bookmarkEnd w:id="135"/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open-source designs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pageBreakBefore w:val="0"/>
        <w:rPr/>
      </w:pPr>
      <w:bookmarkStart w:colFirst="0" w:colLast="0" w:name="_m5rnwgvx528y" w:id="136"/>
      <w:bookmarkEnd w:id="136"/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building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pageBreakBefore w:val="0"/>
        <w:rPr/>
      </w:pPr>
      <w:bookmarkStart w:colFirst="0" w:colLast="0" w:name="_lvpj43jorpyf" w:id="137"/>
      <w:bookmarkEnd w:id="137"/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build your own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pageBreakBefore w:val="0"/>
        <w:rPr/>
      </w:pPr>
      <w:bookmarkStart w:colFirst="0" w:colLast="0" w:name="_y1frpekqlbfn" w:id="138"/>
      <w:bookmarkEnd w:id="138"/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DIY 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pageBreakBefore w:val="0"/>
        <w:rPr/>
      </w:pPr>
      <w:bookmarkStart w:colFirst="0" w:colLast="0" w:name="_cj9ntpsk1aku" w:id="139"/>
      <w:bookmarkEnd w:id="139"/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best DIY 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pageBreakBefore w:val="0"/>
        <w:rPr/>
      </w:pPr>
      <w:bookmarkStart w:colFirst="0" w:colLast="0" w:name="_fvizgiffxpnk" w:id="140"/>
      <w:bookmarkEnd w:id="140"/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best DIY 3D printer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pageBreakBefore w:val="0"/>
        <w:rPr/>
      </w:pPr>
      <w:bookmarkStart w:colFirst="0" w:colLast="0" w:name="_9vvlj16k8r7t" w:id="141"/>
      <w:bookmarkEnd w:id="141"/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best 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pageBreakBefore w:val="0"/>
        <w:rPr/>
      </w:pPr>
      <w:bookmarkStart w:colFirst="0" w:colLast="0" w:name="_x7zmg0y1lyws" w:id="142"/>
      <w:bookmarkEnd w:id="142"/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best DIY 3D printer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pageBreakBefore w:val="0"/>
        <w:rPr/>
      </w:pPr>
      <w:bookmarkStart w:colFirst="0" w:colLast="0" w:name="_lpt5cx7pee8h" w:id="143"/>
      <w:bookmarkEnd w:id="143"/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Build 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pageBreakBefore w:val="0"/>
        <w:rPr/>
      </w:pPr>
      <w:bookmarkStart w:colFirst="0" w:colLast="0" w:name="_sjsqrl1ef873" w:id="144"/>
      <w:bookmarkEnd w:id="144"/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Build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pageBreakBefore w:val="0"/>
        <w:rPr/>
      </w:pPr>
      <w:bookmarkStart w:colFirst="0" w:colLast="0" w:name="_486lvi49kte0" w:id="145"/>
      <w:bookmarkEnd w:id="145"/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step-by-step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pageBreakBefore w:val="0"/>
        <w:rPr/>
      </w:pPr>
      <w:bookmarkStart w:colFirst="0" w:colLast="0" w:name="_wqz9575hygpm" w:id="146"/>
      <w:bookmarkEnd w:id="146"/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step-by-step build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pageBreakBefore w:val="0"/>
        <w:rPr/>
      </w:pPr>
      <w:bookmarkStart w:colFirst="0" w:colLast="0" w:name="_pzh76f6lfjw9" w:id="147"/>
      <w:bookmarkEnd w:id="147"/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build guide step by step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pageBreakBefore w:val="0"/>
        <w:rPr/>
      </w:pPr>
      <w:bookmarkStart w:colFirst="0" w:colLast="0" w:name="_p9qdolswrseb" w:id="148"/>
      <w:bookmarkEnd w:id="148"/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most-built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pageBreakBefore w:val="0"/>
        <w:rPr/>
      </w:pPr>
      <w:bookmarkStart w:colFirst="0" w:colLast="0" w:name="_jjmuq5i6s0et" w:id="149"/>
      <w:bookmarkEnd w:id="149"/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3d printer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pageBreakBefore w:val="0"/>
        <w:rPr/>
      </w:pPr>
      <w:bookmarkStart w:colFirst="0" w:colLast="0" w:name="_u69bg1hzn0up" w:id="150"/>
      <w:bookmarkEnd w:id="150"/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Modix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pageBreakBefore w:val="0"/>
        <w:rPr/>
      </w:pPr>
      <w:bookmarkStart w:colFirst="0" w:colLast="0" w:name="_cngov88p67u7" w:id="151"/>
      <w:bookmarkEnd w:id="151"/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Modix3D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pageBreakBefore w:val="0"/>
        <w:rPr/>
      </w:pPr>
      <w:bookmarkStart w:colFirst="0" w:colLast="0" w:name="_i4rm68lgphbh" w:id="152"/>
      <w:bookmarkEnd w:id="152"/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Higher resolution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pageBreakBefore w:val="0"/>
        <w:rPr/>
      </w:pPr>
      <w:bookmarkStart w:colFirst="0" w:colLast="0" w:name="_w1jhndj2o4e8" w:id="153"/>
      <w:bookmarkEnd w:id="153"/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resolution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pageBreakBefore w:val="0"/>
        <w:rPr/>
      </w:pPr>
      <w:bookmarkStart w:colFirst="0" w:colLast="0" w:name="_8zbpag7345rl" w:id="154"/>
      <w:bookmarkEnd w:id="154"/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Component 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pageBreakBefore w:val="0"/>
        <w:rPr/>
      </w:pPr>
      <w:bookmarkStart w:colFirst="0" w:colLast="0" w:name="_fjkp9gleccgh" w:id="155"/>
      <w:bookmarkEnd w:id="155"/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purchase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pageBreakBefore w:val="0"/>
        <w:rPr/>
      </w:pPr>
      <w:bookmarkStart w:colFirst="0" w:colLast="0" w:name="_p8dxh4ab5wod" w:id="156"/>
      <w:bookmarkEnd w:id="156"/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purchase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pageBreakBefore w:val="0"/>
        <w:rPr/>
      </w:pPr>
      <w:bookmarkStart w:colFirst="0" w:colLast="0" w:name="_gaua25h5nypg" w:id="157"/>
      <w:bookmarkEnd w:id="157"/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professional 3d printing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pageBreakBefore w:val="0"/>
        <w:rPr/>
      </w:pPr>
      <w:bookmarkStart w:colFirst="0" w:colLast="0" w:name="_nh88mp1v874o" w:id="158"/>
      <w:bookmarkEnd w:id="158"/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diy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pageBreakBefore w:val="0"/>
        <w:rPr/>
      </w:pPr>
      <w:bookmarkStart w:colFirst="0" w:colLast="0" w:name="_w5cgbosb4lwv" w:id="159"/>
      <w:bookmarkEnd w:id="159"/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3d printer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pageBreakBefore w:val="0"/>
        <w:rPr/>
      </w:pPr>
      <w:bookmarkStart w:colFirst="0" w:colLast="0" w:name="_5enoiy63dudm" w:id="160"/>
      <w:bookmarkEnd w:id="160"/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pageBreakBefore w:val="0"/>
        <w:rPr/>
      </w:pPr>
      <w:bookmarkStart w:colFirst="0" w:colLast="0" w:name="_yitg5ubiy1jc" w:id="161"/>
      <w:bookmarkEnd w:id="161"/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open source 3d printer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pageBreakBefore w:val="0"/>
        <w:rPr/>
      </w:pPr>
      <w:bookmarkStart w:colFirst="0" w:colLast="0" w:name="_71oo724zus8z" w:id="162"/>
      <w:bookmarkEnd w:id="162"/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3d printer designs 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pageBreakBefore w:val="0"/>
        <w:rPr/>
      </w:pPr>
      <w:bookmarkStart w:colFirst="0" w:colLast="0" w:name="_1wd9188mnljl" w:id="163"/>
      <w:bookmarkEnd w:id="163"/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diy 3d printer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pageBreakBefore w:val="0"/>
        <w:rPr/>
      </w:pPr>
      <w:bookmarkStart w:colFirst="0" w:colLast="0" w:name="_bi80hyzpoku" w:id="164"/>
      <w:bookmarkEnd w:id="164"/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3d printer designs 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pageBreakBefore w:val="0"/>
        <w:rPr/>
      </w:pPr>
      <w:bookmarkStart w:colFirst="0" w:colLast="0" w:name="_fvcszk8y94ok" w:id="165"/>
      <w:bookmarkEnd w:id="165"/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upgrades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pageBreakBefore w:val="0"/>
        <w:rPr/>
      </w:pPr>
      <w:bookmarkStart w:colFirst="0" w:colLast="0" w:name="_89znjinjijv9" w:id="166"/>
      <w:bookmarkEnd w:id="166"/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3d printer upgrades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pageBreakBefore w:val="0"/>
        <w:rPr/>
      </w:pPr>
      <w:bookmarkStart w:colFirst="0" w:colLast="0" w:name="_mdbljo42xm8k" w:id="167"/>
      <w:bookmarkEnd w:id="167"/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upgrades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pageBreakBefore w:val="0"/>
        <w:rPr/>
      </w:pPr>
      <w:bookmarkStart w:colFirst="0" w:colLast="0" w:name="_aqdhquyxd2en" w:id="168"/>
      <w:bookmarkEnd w:id="168"/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upgrade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pageBreakBefore w:val="0"/>
        <w:rPr/>
      </w:pPr>
      <w:bookmarkStart w:colFirst="0" w:colLast="0" w:name="_tc8z2afsqu8t" w:id="169"/>
      <w:bookmarkEnd w:id="169"/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3d printer upgrade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pageBreakBefore w:val="0"/>
        <w:rPr/>
      </w:pPr>
      <w:bookmarkStart w:colFirst="0" w:colLast="0" w:name="_ewu626z0lk4k" w:id="170"/>
      <w:bookmarkEnd w:id="170"/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3d printer mod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pageBreakBefore w:val="0"/>
        <w:rPr/>
      </w:pPr>
      <w:bookmarkStart w:colFirst="0" w:colLast="0" w:name="_pzu9qjyz6u7z" w:id="171"/>
      <w:bookmarkEnd w:id="171"/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mod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pageBreakBefore w:val="0"/>
        <w:rPr/>
      </w:pPr>
      <w:bookmarkStart w:colFirst="0" w:colLast="0" w:name="_wizxvuc7832b" w:id="172"/>
      <w:bookmarkEnd w:id="172"/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mod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pageBreakBefore w:val="0"/>
        <w:rPr/>
      </w:pPr>
      <w:bookmarkStart w:colFirst="0" w:colLast="0" w:name="_lv18zrji1oqu" w:id="173"/>
      <w:bookmarkEnd w:id="173"/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make your 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pageBreakBefore w:val="0"/>
        <w:rPr/>
      </w:pPr>
      <w:bookmarkStart w:colFirst="0" w:colLast="0" w:name="_yoh4b3uo8pd8" w:id="174"/>
      <w:bookmarkEnd w:id="174"/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enclosed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pageBreakBefore w:val="0"/>
        <w:rPr/>
      </w:pPr>
      <w:bookmarkStart w:colFirst="0" w:colLast="0" w:name="_3p2cwppg9inn" w:id="175"/>
      <w:bookmarkEnd w:id="175"/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3d printer enclosed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pageBreakBefore w:val="0"/>
        <w:rPr/>
      </w:pPr>
      <w:bookmarkStart w:colFirst="0" w:colLast="0" w:name="_ynbbg3lodn2p" w:id="176"/>
      <w:bookmarkEnd w:id="176"/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enclosed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pageBreakBefore w:val="0"/>
        <w:rPr/>
      </w:pPr>
      <w:bookmarkStart w:colFirst="0" w:colLast="0" w:name="_4pz2jkd4p82r" w:id="177"/>
      <w:bookmarkEnd w:id="177"/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pageBreakBefore w:val="0"/>
        <w:rPr/>
      </w:pPr>
      <w:bookmarkStart w:colFirst="0" w:colLast="0" w:name="_ihqzoeikbmow" w:id="178"/>
      <w:bookmarkEnd w:id="178"/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large 3d printer 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pageBreakBefore w:val="0"/>
        <w:rPr/>
      </w:pPr>
      <w:bookmarkStart w:colFirst="0" w:colLast="0" w:name="_d8qit4myllfj" w:id="179"/>
      <w:bookmarkEnd w:id="179"/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3d printer 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pageBreakBefore w:val="0"/>
        <w:rPr/>
      </w:pPr>
      <w:bookmarkStart w:colFirst="0" w:colLast="0" w:name="_e8ybujbn75ua" w:id="180"/>
      <w:bookmarkEnd w:id="180"/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pageBreakBefore w:val="0"/>
        <w:rPr/>
      </w:pPr>
      <w:bookmarkStart w:colFirst="0" w:colLast="0" w:name="_7v1td622b6p1" w:id="181"/>
      <w:bookmarkEnd w:id="181"/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Leadscrew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pageBreakBefore w:val="0"/>
        <w:rPr/>
      </w:pPr>
      <w:bookmarkStart w:colFirst="0" w:colLast="0" w:name="_dztsqdsk2160" w:id="182"/>
      <w:bookmarkEnd w:id="182"/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Gantry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pageBreakBefore w:val="0"/>
        <w:rPr/>
      </w:pPr>
      <w:bookmarkStart w:colFirst="0" w:colLast="0" w:name="_dbaz2pdsmgxe" w:id="183"/>
      <w:bookmarkEnd w:id="183"/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Gantry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pageBreakBefore w:val="0"/>
        <w:rPr/>
      </w:pPr>
      <w:bookmarkStart w:colFirst="0" w:colLast="0" w:name="_g09sq0xd5dnk" w:id="184"/>
      <w:bookmarkEnd w:id="184"/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pageBreakBefore w:val="0"/>
        <w:rPr/>
      </w:pPr>
      <w:bookmarkStart w:colFirst="0" w:colLast="0" w:name="_boyfjkp5z44v" w:id="185"/>
      <w:bookmarkEnd w:id="185"/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Carriage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pageBreakBefore w:val="0"/>
        <w:rPr/>
      </w:pPr>
      <w:bookmarkStart w:colFirst="0" w:colLast="0" w:name="_a7ugy7iibc1z" w:id="186"/>
      <w:bookmarkEnd w:id="186"/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Carriage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pageBreakBefore w:val="0"/>
        <w:rPr/>
      </w:pPr>
      <w:bookmarkStart w:colFirst="0" w:colLast="0" w:name="_hkpufp2avuqd" w:id="187"/>
      <w:bookmarkEnd w:id="187"/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3d printer 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pageBreakBefore w:val="0"/>
        <w:rPr/>
      </w:pPr>
      <w:bookmarkStart w:colFirst="0" w:colLast="0" w:name="_b9jm32w7a9l" w:id="188"/>
      <w:bookmarkEnd w:id="188"/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Gantry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pageBreakBefore w:val="0"/>
        <w:rPr/>
      </w:pPr>
      <w:bookmarkStart w:colFirst="0" w:colLast="0" w:name="_5jikly40bi1m" w:id="189"/>
      <w:bookmarkEnd w:id="189"/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Carriage plated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pageBreakBefore w:val="0"/>
        <w:rPr/>
      </w:pPr>
      <w:bookmarkStart w:colFirst="0" w:colLast="0" w:name="_go1isavjotoa" w:id="190"/>
      <w:bookmarkEnd w:id="190"/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3d printer pellet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pageBreakBefore w:val="0"/>
        <w:rPr/>
      </w:pPr>
      <w:bookmarkStart w:colFirst="0" w:colLast="0" w:name="_5jfxi3eqkzyp" w:id="191"/>
      <w:bookmarkEnd w:id="191"/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Universal pellet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pageBreakBefore w:val="0"/>
        <w:rPr/>
      </w:pPr>
      <w:bookmarkStart w:colFirst="0" w:colLast="0" w:name="_y4ap27v0j666" w:id="192"/>
      <w:bookmarkEnd w:id="192"/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DIY pellet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pageBreakBefore w:val="0"/>
        <w:rPr/>
      </w:pPr>
      <w:bookmarkStart w:colFirst="0" w:colLast="0" w:name="_ki4m72tho4di" w:id="193"/>
      <w:bookmarkEnd w:id="193"/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3D printer pellet extruder 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pageBreakBefore w:val="0"/>
        <w:rPr/>
      </w:pPr>
      <w:bookmarkStart w:colFirst="0" w:colLast="0" w:name="_6ehzf2mpuvol" w:id="194"/>
      <w:bookmarkEnd w:id="194"/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gigabot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pageBreakBefore w:val="0"/>
        <w:rPr/>
      </w:pPr>
      <w:bookmarkStart w:colFirst="0" w:colLast="0" w:name="_ur5gonq9skfz" w:id="195"/>
      <w:bookmarkEnd w:id="195"/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Pellet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pageBreakBefore w:val="0"/>
        <w:rPr/>
      </w:pPr>
      <w:bookmarkStart w:colFirst="0" w:colLast="0" w:name="_5z0crwczk1vc" w:id="196"/>
      <w:bookmarkEnd w:id="196"/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Pellet extruder 3D printer 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pageBreakBefore w:val="0"/>
        <w:rPr/>
      </w:pPr>
      <w:bookmarkStart w:colFirst="0" w:colLast="0" w:name="_uw2gr3xjggy7" w:id="197"/>
      <w:bookmarkEnd w:id="197"/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Pellet based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pageBreakBefore w:val="0"/>
        <w:rPr/>
      </w:pPr>
      <w:bookmarkStart w:colFirst="0" w:colLast="0" w:name="_pixzsvhkic91" w:id="198"/>
      <w:bookmarkEnd w:id="198"/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PEEK pellet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pageBreakBefore w:val="0"/>
        <w:rPr/>
      </w:pPr>
      <w:bookmarkStart w:colFirst="0" w:colLast="0" w:name="_w7cbsx1dvzf" w:id="199"/>
      <w:bookmarkEnd w:id="199"/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3d printer heated chamber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pageBreakBefore w:val="0"/>
        <w:rPr/>
      </w:pPr>
      <w:bookmarkStart w:colFirst="0" w:colLast="0" w:name="_ud4l3p846piu" w:id="200"/>
      <w:bookmarkEnd w:id="200"/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DIY PEEK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pageBreakBefore w:val="0"/>
        <w:rPr/>
      </w:pPr>
      <w:bookmarkStart w:colFirst="0" w:colLast="0" w:name="_3u79r0v839fg" w:id="201"/>
      <w:bookmarkEnd w:id="201"/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Gigabot 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pageBreakBefore w:val="0"/>
        <w:rPr/>
      </w:pPr>
      <w:bookmarkStart w:colFirst="0" w:colLast="0" w:name="_1cg104js6m72" w:id="202"/>
      <w:bookmarkEnd w:id="202"/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Gigabot nozzle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pageBreakBefore w:val="0"/>
        <w:rPr/>
      </w:pPr>
      <w:bookmarkStart w:colFirst="0" w:colLast="0" w:name="_jsc1riv65ffg" w:id="203"/>
      <w:bookmarkEnd w:id="203"/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Re:3d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pageBreakBefore w:val="0"/>
        <w:rPr/>
      </w:pPr>
      <w:bookmarkStart w:colFirst="0" w:colLast="0" w:name="_ytwho2pp5tll" w:id="204"/>
      <w:bookmarkEnd w:id="204"/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Terabot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pageBreakBefore w:val="0"/>
        <w:rPr/>
      </w:pPr>
      <w:bookmarkStart w:colFirst="0" w:colLast="0" w:name="_v6hs1xcysmv3" w:id="205"/>
      <w:bookmarkEnd w:id="205"/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gigabot 3d printer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pageBreakBefore w:val="0"/>
        <w:rPr/>
      </w:pPr>
      <w:bookmarkStart w:colFirst="0" w:colLast="0" w:name="_x4umycbbo9jt" w:id="206"/>
      <w:bookmarkEnd w:id="206"/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Gigabot 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pageBreakBefore w:val="0"/>
        <w:rPr/>
      </w:pPr>
      <w:bookmarkStart w:colFirst="0" w:colLast="0" w:name="_dmv7sqypd5ys" w:id="207"/>
      <w:bookmarkEnd w:id="207"/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gigabot 3d printer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pageBreakBefore w:val="0"/>
        <w:rPr/>
      </w:pPr>
      <w:bookmarkStart w:colFirst="0" w:colLast="0" w:name="_d50f1d64xbua" w:id="208"/>
      <w:bookmarkEnd w:id="208"/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gigabot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pageBreakBefore w:val="0"/>
        <w:rPr/>
      </w:pPr>
      <w:bookmarkStart w:colFirst="0" w:colLast="0" w:name="_8dxh2hr5b88b" w:id="209"/>
      <w:bookmarkEnd w:id="209"/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Gigabot pellet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pageBreakBefore w:val="0"/>
        <w:rPr/>
      </w:pPr>
      <w:bookmarkStart w:colFirst="0" w:colLast="0" w:name="_a820cxgwx5cb" w:id="210"/>
      <w:bookmarkEnd w:id="210"/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gantry 3d printer 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pageBreakBefore w:val="0"/>
        <w:rPr/>
      </w:pPr>
      <w:bookmarkStart w:colFirst="0" w:colLast="0" w:name="_xag4s8pk4788" w:id="211"/>
      <w:bookmarkEnd w:id="211"/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large 3d printer 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pageBreakBefore w:val="0"/>
        <w:rPr/>
      </w:pPr>
      <w:bookmarkStart w:colFirst="0" w:colLast="0" w:name="_v0jywf96vlwe" w:id="212"/>
      <w:bookmarkEnd w:id="212"/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modix 3d printer 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pageBreakBefore w:val="0"/>
        <w:rPr/>
      </w:pPr>
      <w:bookmarkStart w:colFirst="0" w:colLast="0" w:name="_xp2d1ko7v0kn" w:id="213"/>
      <w:bookmarkEnd w:id="213"/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Modix MAMA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pageBreakBefore w:val="0"/>
        <w:rPr/>
      </w:pPr>
      <w:bookmarkStart w:colFirst="0" w:colLast="0" w:name="_wj4cwhkgjer4" w:id="214"/>
      <w:bookmarkEnd w:id="214"/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Atlas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pageBreakBefore w:val="0"/>
        <w:rPr/>
      </w:pPr>
      <w:bookmarkStart w:colFirst="0" w:colLast="0" w:name="_716qi4mtzzcu" w:id="215"/>
      <w:bookmarkEnd w:id="215"/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Lead screw driven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pageBreakBefore w:val="0"/>
        <w:rPr/>
      </w:pPr>
      <w:bookmarkStart w:colFirst="0" w:colLast="0" w:name="_58wlecusxfjd" w:id="216"/>
      <w:bookmarkEnd w:id="216"/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Lead screw driven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pageBreakBefore w:val="0"/>
        <w:rPr/>
      </w:pPr>
      <w:bookmarkStart w:colFirst="0" w:colLast="0" w:name="_4uxlxbxfe18b" w:id="217"/>
      <w:bookmarkEnd w:id="217"/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Igus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pageBreakBefore w:val="0"/>
        <w:rPr/>
      </w:pPr>
      <w:bookmarkStart w:colFirst="0" w:colLast="0" w:name="_1wde7tj29684" w:id="218"/>
      <w:bookmarkEnd w:id="218"/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Ball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pageBreakBefore w:val="0"/>
        <w:rPr/>
      </w:pPr>
      <w:bookmarkStart w:colFirst="0" w:colLast="0" w:name="_gk34eskc4qu3" w:id="219"/>
      <w:bookmarkEnd w:id="219"/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Ballscrew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pageBreakBefore w:val="0"/>
        <w:rPr/>
      </w:pPr>
      <w:bookmarkStart w:colFirst="0" w:colLast="0" w:name="_df0voi9gp5hd" w:id="220"/>
      <w:bookmarkEnd w:id="220"/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Ball screw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pageBreakBefore w:val="0"/>
        <w:rPr/>
      </w:pPr>
      <w:bookmarkStart w:colFirst="0" w:colLast="0" w:name="_ib9jrb36pxp3" w:id="221"/>
      <w:bookmarkEnd w:id="221"/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3d printer ball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pageBreakBefore w:val="0"/>
        <w:rPr/>
      </w:pPr>
      <w:bookmarkStart w:colFirst="0" w:colLast="0" w:name="_39vo2i27um0" w:id="222"/>
      <w:bookmarkEnd w:id="222"/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3d printer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pageBreakBefore w:val="0"/>
        <w:rPr/>
      </w:pPr>
      <w:bookmarkStart w:colFirst="0" w:colLast="0" w:name="_e9xjfaoecnzx" w:id="223"/>
      <w:bookmarkEnd w:id="223"/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Xyz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pageBreakBefore w:val="0"/>
        <w:rPr/>
      </w:pPr>
      <w:bookmarkStart w:colFirst="0" w:colLast="0" w:name="_y3ns8yzdz35" w:id="224"/>
      <w:bookmarkEnd w:id="224"/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All lead screw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pageBreakBefore w:val="0"/>
        <w:rPr/>
      </w:pPr>
      <w:bookmarkStart w:colFirst="0" w:colLast="0" w:name="_roge6yh33cvq" w:id="225"/>
      <w:bookmarkEnd w:id="225"/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All ball screw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pageBreakBefore w:val="0"/>
        <w:rPr/>
      </w:pPr>
      <w:bookmarkStart w:colFirst="0" w:colLast="0" w:name="_h36qe81qgibe" w:id="226"/>
      <w:bookmarkEnd w:id="226"/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3d printer with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pageBreakBefore w:val="0"/>
        <w:rPr/>
      </w:pPr>
      <w:bookmarkStart w:colFirst="0" w:colLast="0" w:name="_i3n3f61zjfht" w:id="227"/>
      <w:bookmarkEnd w:id="227"/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3d printer with ball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pageBreakBefore w:val="0"/>
        <w:rPr/>
      </w:pPr>
      <w:bookmarkStart w:colFirst="0" w:colLast="0" w:name="_k793ayc1gw2v" w:id="228"/>
      <w:bookmarkEnd w:id="228"/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Lead screw upgrade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pageBreakBefore w:val="0"/>
        <w:rPr/>
      </w:pPr>
      <w:bookmarkStart w:colFirst="0" w:colLast="0" w:name="_f60pcd3eflot" w:id="229"/>
      <w:bookmarkEnd w:id="229"/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Ball screw upgrade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pageBreakBefore w:val="0"/>
        <w:rPr/>
      </w:pPr>
      <w:bookmarkStart w:colFirst="0" w:colLast="0" w:name="_slkdi46y1suk" w:id="230"/>
      <w:bookmarkEnd w:id="230"/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xy stage 3d printer ball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pageBreakBefore w:val="0"/>
        <w:rPr/>
      </w:pPr>
      <w:bookmarkStart w:colFirst="0" w:colLast="0" w:name="_2nwa2wsm6p1g" w:id="231"/>
      <w:bookmarkEnd w:id="231"/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Moving gantry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pageBreakBefore w:val="0"/>
        <w:rPr/>
      </w:pPr>
      <w:bookmarkStart w:colFirst="0" w:colLast="0" w:name="_pamnws1h6voa" w:id="232"/>
      <w:bookmarkEnd w:id="232"/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Fixed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pageBreakBefore w:val="0"/>
        <w:rPr/>
      </w:pPr>
      <w:bookmarkStart w:colFirst="0" w:colLast="0" w:name="_f17ak75g0wrv" w:id="233"/>
      <w:bookmarkEnd w:id="233"/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Fixed bed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pageBreakBefore w:val="0"/>
        <w:rPr/>
      </w:pPr>
      <w:bookmarkStart w:colFirst="0" w:colLast="0" w:name="_pcm61mkdbrmx" w:id="234"/>
      <w:bookmarkEnd w:id="234"/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Fixed bed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pageBreakBefore w:val="0"/>
        <w:rPr/>
      </w:pPr>
      <w:bookmarkStart w:colFirst="0" w:colLast="0" w:name="_ouvddctmc9cv" w:id="235"/>
      <w:bookmarkEnd w:id="235"/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Moving gantry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pageBreakBefore w:val="0"/>
        <w:rPr/>
      </w:pPr>
      <w:bookmarkStart w:colFirst="0" w:colLast="0" w:name="_pnub7dwv0gfg" w:id="236"/>
      <w:bookmarkEnd w:id="236"/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Moving gantry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pageBreakBefore w:val="0"/>
        <w:rPr/>
      </w:pPr>
      <w:bookmarkStart w:colFirst="0" w:colLast="0" w:name="_4ev9gsbcqsqx" w:id="237"/>
      <w:bookmarkEnd w:id="237"/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Gantry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pageBreakBefore w:val="0"/>
        <w:rPr/>
      </w:pPr>
      <w:bookmarkStart w:colFirst="0" w:colLast="0" w:name="_8c0iolfdgrze" w:id="238"/>
      <w:bookmarkEnd w:id="238"/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fixed bed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pageBreakBefore w:val="0"/>
        <w:rPr/>
      </w:pPr>
      <w:bookmarkStart w:colFirst="0" w:colLast="0" w:name="_ky4z530yuvv" w:id="239"/>
      <w:bookmarkEnd w:id="239"/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fixed bed 3d printer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pageBreakBefore w:val="0"/>
        <w:rPr/>
      </w:pPr>
      <w:bookmarkStart w:colFirst="0" w:colLast="0" w:name="_hfqu8bycgv97" w:id="240"/>
      <w:bookmarkEnd w:id="240"/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best gantry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pageBreakBefore w:val="0"/>
        <w:rPr/>
      </w:pPr>
      <w:bookmarkStart w:colFirst="0" w:colLast="0" w:name="_i2kwrzse2a71" w:id="241"/>
      <w:bookmarkEnd w:id="241"/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gantry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pageBreakBefore w:val="0"/>
        <w:rPr/>
      </w:pPr>
      <w:bookmarkStart w:colFirst="0" w:colLast="0" w:name="_m18ppzi042ns" w:id="242"/>
      <w:bookmarkEnd w:id="242"/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gantry 3d printer 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pageBreakBefore w:val="0"/>
        <w:rPr/>
      </w:pPr>
      <w:bookmarkStart w:colFirst="0" w:colLast="0" w:name="_2wp6ng1s8chq" w:id="243"/>
      <w:bookmarkEnd w:id="243"/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gantry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pageBreakBefore w:val="0"/>
        <w:rPr/>
      </w:pPr>
      <w:bookmarkStart w:colFirst="0" w:colLast="0" w:name="_9h0bsr9or167" w:id="244"/>
      <w:bookmarkEnd w:id="244"/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gantry carriage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pageBreakBefore w:val="0"/>
        <w:rPr/>
      </w:pPr>
      <w:bookmarkStart w:colFirst="0" w:colLast="0" w:name="_dg6qva54y4ro" w:id="245"/>
      <w:bookmarkEnd w:id="245"/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moving gantry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pageBreakBefore w:val="0"/>
        <w:rPr/>
      </w:pPr>
      <w:bookmarkStart w:colFirst="0" w:colLast="0" w:name="_3hx4u3nepy60" w:id="246"/>
      <w:bookmarkEnd w:id="246"/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Moving gantry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pageBreakBefore w:val="0"/>
        <w:rPr/>
      </w:pPr>
      <w:bookmarkStart w:colFirst="0" w:colLast="0" w:name="_ebxsttskuowz" w:id="247"/>
      <w:bookmarkEnd w:id="247"/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Moving gantry 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pageBreakBefore w:val="0"/>
        <w:rPr/>
      </w:pPr>
      <w:bookmarkStart w:colFirst="0" w:colLast="0" w:name="_axlb7kxiq8d0" w:id="248"/>
      <w:bookmarkEnd w:id="248"/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Moving gantry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pageBreakBefore w:val="0"/>
        <w:rPr/>
      </w:pPr>
      <w:bookmarkStart w:colFirst="0" w:colLast="0" w:name="_54igl865zpzw" w:id="249"/>
      <w:bookmarkEnd w:id="249"/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Stationary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pageBreakBefore w:val="0"/>
        <w:rPr/>
      </w:pPr>
      <w:bookmarkStart w:colFirst="0" w:colLast="0" w:name="_66o2pvf9iz0t" w:id="250"/>
      <w:bookmarkEnd w:id="250"/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Stationary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pageBreakBefore w:val="0"/>
        <w:rPr/>
      </w:pPr>
      <w:bookmarkStart w:colFirst="0" w:colLast="0" w:name="_ehi1za38arq" w:id="251"/>
      <w:bookmarkEnd w:id="251"/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Stationary 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pageBreakBefore w:val="0"/>
        <w:rPr/>
      </w:pPr>
      <w:bookmarkStart w:colFirst="0" w:colLast="0" w:name="_nohj47dqeof6" w:id="252"/>
      <w:bookmarkEnd w:id="252"/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Fixed vs moving 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pageBreakBefore w:val="0"/>
        <w:rPr/>
      </w:pPr>
      <w:bookmarkStart w:colFirst="0" w:colLast="0" w:name="_u7e8zas2otcl" w:id="253"/>
      <w:bookmarkEnd w:id="253"/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Fixed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pageBreakBefore w:val="0"/>
        <w:rPr/>
      </w:pPr>
      <w:bookmarkStart w:colFirst="0" w:colLast="0" w:name="_cvzg6ih8ohmz" w:id="254"/>
      <w:bookmarkEnd w:id="254"/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Fixed bed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pageBreakBefore w:val="0"/>
        <w:rPr/>
      </w:pPr>
      <w:bookmarkStart w:colFirst="0" w:colLast="0" w:name="_6ukovqa27i5i" w:id="255"/>
      <w:bookmarkEnd w:id="255"/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Fixed bed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pageBreakBefore w:val="0"/>
        <w:rPr/>
      </w:pPr>
      <w:bookmarkStart w:colFirst="0" w:colLast="0" w:name="_mgk6ynw77ijm" w:id="256"/>
      <w:bookmarkEnd w:id="256"/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Fixed bed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pageBreakBefore w:val="0"/>
        <w:rPr/>
      </w:pPr>
      <w:bookmarkStart w:colFirst="0" w:colLast="0" w:name="_c17nqw6bkxf8" w:id="257"/>
      <w:bookmarkEnd w:id="257"/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3d printer fixed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pageBreakBefore w:val="0"/>
        <w:rPr/>
      </w:pPr>
      <w:bookmarkStart w:colFirst="0" w:colLast="0" w:name="_bm2nrj5mmh1m" w:id="258"/>
      <w:bookmarkEnd w:id="258"/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3d printer with fixed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pageBreakBefore w:val="0"/>
        <w:rPr/>
      </w:pPr>
      <w:bookmarkStart w:colFirst="0" w:colLast="0" w:name="_8shk83psvyuq" w:id="259"/>
      <w:bookmarkEnd w:id="259"/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Fixed build plated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pageBreakBefore w:val="0"/>
        <w:rPr/>
      </w:pPr>
      <w:bookmarkStart w:colFirst="0" w:colLast="0" w:name="_5gfwauoob5wx" w:id="260"/>
      <w:bookmarkEnd w:id="260"/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3d printer with fixed build plated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pageBreakBefore w:val="0"/>
        <w:rPr/>
      </w:pPr>
      <w:bookmarkStart w:colFirst="0" w:colLast="0" w:name="_aibaredtydxj" w:id="261"/>
      <w:bookmarkEnd w:id="261"/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Fixed build plate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pageBreakBefore w:val="0"/>
        <w:rPr/>
      </w:pPr>
      <w:bookmarkStart w:colFirst="0" w:colLast="0" w:name="_3w453nmous77" w:id="262"/>
      <w:bookmarkEnd w:id="262"/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Fixed print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pageBreakBefore w:val="0"/>
        <w:rPr/>
      </w:pPr>
      <w:bookmarkStart w:colFirst="0" w:colLast="0" w:name="_d55pfqjyzzzh" w:id="263"/>
      <w:bookmarkEnd w:id="263"/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Exoslide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pageBreakBefore w:val="0"/>
        <w:rPr/>
      </w:pPr>
      <w:bookmarkStart w:colFirst="0" w:colLast="0" w:name="_dyr68ip3xh36" w:id="264"/>
      <w:bookmarkEnd w:id="264"/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stationary bed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pageBreakBefore w:val="0"/>
        <w:rPr/>
      </w:pPr>
      <w:bookmarkStart w:colFirst="0" w:colLast="0" w:name="_d30k1591wxme" w:id="265"/>
      <w:bookmarkEnd w:id="265"/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stationary bed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pageBreakBefore w:val="0"/>
        <w:rPr/>
      </w:pPr>
      <w:bookmarkStart w:colFirst="0" w:colLast="0" w:name="_abrl4id7kjii" w:id="266"/>
      <w:bookmarkEnd w:id="266"/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stationary bed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pageBreakBefore w:val="0"/>
        <w:rPr/>
      </w:pPr>
      <w:bookmarkStart w:colFirst="0" w:colLast="0" w:name="_fibb1975a7q7" w:id="267"/>
      <w:bookmarkEnd w:id="267"/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3d printer static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pageBreakBefore w:val="0"/>
        <w:rPr/>
      </w:pPr>
      <w:bookmarkStart w:colFirst="0" w:colLast="0" w:name="_vllgt48rdfub" w:id="268"/>
      <w:bookmarkEnd w:id="268"/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3d printer without moving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pageBreakBefore w:val="0"/>
        <w:rPr/>
      </w:pPr>
      <w:bookmarkStart w:colFirst="0" w:colLast="0" w:name="_7fbgum1h8tct" w:id="269"/>
      <w:bookmarkEnd w:id="269"/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gantry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pageBreakBefore w:val="0"/>
        <w:rPr/>
      </w:pPr>
      <w:bookmarkStart w:colFirst="0" w:colLast="0" w:name="_qv642h877qlp" w:id="270"/>
      <w:bookmarkEnd w:id="270"/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gantry 3d printer 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pageBreakBefore w:val="0"/>
        <w:rPr/>
      </w:pPr>
      <w:bookmarkStart w:colFirst="0" w:colLast="0" w:name="_sn5oszempudd" w:id="271"/>
      <w:bookmarkEnd w:id="271"/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Openbuilds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pageBreakBefore w:val="0"/>
        <w:rPr/>
      </w:pPr>
      <w:bookmarkStart w:colFirst="0" w:colLast="0" w:name="_rhm0zqg1yloh" w:id="272"/>
      <w:bookmarkEnd w:id="272"/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gantry 3d printer 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pageBreakBefore w:val="0"/>
        <w:rPr/>
      </w:pPr>
      <w:bookmarkStart w:colFirst="0" w:colLast="0" w:name="_ofjeg26utx7u" w:id="273"/>
      <w:bookmarkEnd w:id="273"/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fixed bed 3d printer 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pageBreakBefore w:val="0"/>
        <w:rPr/>
      </w:pPr>
      <w:bookmarkStart w:colFirst="0" w:colLast="0" w:name="_2sf5v6w90z13" w:id="274"/>
      <w:bookmarkEnd w:id="274"/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fixed bed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pageBreakBefore w:val="0"/>
        <w:rPr/>
      </w:pPr>
      <w:bookmarkStart w:colFirst="0" w:colLast="0" w:name="_s7txw0d1onoo" w:id="275"/>
      <w:bookmarkEnd w:id="275"/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fixed bed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pageBreakBefore w:val="0"/>
        <w:rPr/>
      </w:pPr>
      <w:bookmarkStart w:colFirst="0" w:colLast="0" w:name="_1fd8qg9e9bim" w:id="276"/>
      <w:bookmarkEnd w:id="276"/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Gantry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pageBreakBefore w:val="0"/>
        <w:rPr/>
      </w:pPr>
      <w:bookmarkStart w:colFirst="0" w:colLast="0" w:name="_58wy2zeae17f" w:id="277"/>
      <w:bookmarkEnd w:id="277"/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Gantry style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pageBreakBefore w:val="0"/>
        <w:rPr/>
      </w:pPr>
      <w:bookmarkStart w:colFirst="0" w:colLast="0" w:name="_u4pjelwfitow" w:id="278"/>
      <w:bookmarkEnd w:id="278"/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Moving gantry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pageBreakBefore w:val="0"/>
        <w:rPr/>
      </w:pPr>
      <w:bookmarkStart w:colFirst="0" w:colLast="0" w:name="_xsop445hy085" w:id="279"/>
      <w:bookmarkEnd w:id="279"/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all lead screw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pageBreakBefore w:val="0"/>
        <w:rPr/>
      </w:pPr>
      <w:bookmarkStart w:colFirst="0" w:colLast="0" w:name="_ftrvpdau39mr" w:id="280"/>
      <w:bookmarkEnd w:id="280"/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How much is a large format 3d printer?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pageBreakBefore w:val="0"/>
        <w:rPr/>
      </w:pPr>
      <w:bookmarkStart w:colFirst="0" w:colLast="0" w:name="_hrmmhntmmy6b" w:id="281"/>
      <w:bookmarkEnd w:id="281"/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What is large scale 3d printing?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pageBreakBefore w:val="0"/>
        <w:rPr/>
      </w:pPr>
      <w:bookmarkStart w:colFirst="0" w:colLast="0" w:name="_je07y1niprao" w:id="282"/>
      <w:bookmarkEnd w:id="282"/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tct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pageBreakBefore w:val="0"/>
        <w:rPr/>
      </w:pPr>
      <w:bookmarkStart w:colFirst="0" w:colLast="0" w:name="_a2bo99j9quic" w:id="283"/>
      <w:bookmarkEnd w:id="283"/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rapid event plus tct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pageBreakBefore w:val="0"/>
        <w:rPr/>
      </w:pPr>
      <w:bookmarkStart w:colFirst="0" w:colLast="0" w:name="_nu4u4u1glmt0" w:id="284"/>
      <w:bookmarkEnd w:id="284"/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german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pageBreakBefore w:val="0"/>
        <w:rPr/>
      </w:pPr>
      <w:bookmarkStart w:colFirst="0" w:colLast="0" w:name="_h91jy2c0mz7n" w:id="285"/>
      <w:bookmarkEnd w:id="285"/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biggest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pageBreakBefore w:val="0"/>
        <w:rPr/>
      </w:pPr>
      <w:bookmarkStart w:colFirst="0" w:colLast="0" w:name="_lphpnoy8salo" w:id="286"/>
      <w:bookmarkEnd w:id="286"/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open source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pageBreakBefore w:val="0"/>
        <w:rPr/>
      </w:pPr>
      <w:bookmarkStart w:colFirst="0" w:colLast="0" w:name="_40ocr5c2bsx8" w:id="287"/>
      <w:bookmarkEnd w:id="287"/>
      <w:hyperlink r:id="rId295">
        <w:r w:rsidDel="00000000" w:rsidR="00000000" w:rsidRPr="00000000">
          <w:rPr>
            <w:color w:val="1155cc"/>
            <w:u w:val="single"/>
            <w:rtl w:val="0"/>
          </w:rPr>
          <w:t xml:space="preserve">open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pageBreakBefore w:val="0"/>
        <w:rPr/>
      </w:pPr>
      <w:bookmarkStart w:colFirst="0" w:colLast="0" w:name="_2apf3xa8d4ex" w:id="288"/>
      <w:bookmarkEnd w:id="288"/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Large open source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pageBreakBefore w:val="0"/>
        <w:rPr/>
      </w:pPr>
      <w:bookmarkStart w:colFirst="0" w:colLast="0" w:name="_chbbaf1yawsp" w:id="289"/>
      <w:bookmarkEnd w:id="289"/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Large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pageBreakBefore w:val="0"/>
        <w:rPr/>
      </w:pPr>
      <w:bookmarkStart w:colFirst="0" w:colLast="0" w:name="_w7gl21d9qc8" w:id="290"/>
      <w:bookmarkEnd w:id="290"/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opensource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pageBreakBefore w:val="0"/>
        <w:rPr/>
      </w:pPr>
      <w:bookmarkStart w:colFirst="0" w:colLast="0" w:name="_9vnovj1yr7iv" w:id="291"/>
      <w:bookmarkEnd w:id="291"/>
      <w:hyperlink r:id="rId299">
        <w:r w:rsidDel="00000000" w:rsidR="00000000" w:rsidRPr="00000000">
          <w:rPr>
            <w:color w:val="1155cc"/>
            <w:u w:val="single"/>
            <w:rtl w:val="0"/>
          </w:rPr>
          <w:t xml:space="preserve">ball screw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pageBreakBefore w:val="0"/>
        <w:rPr/>
      </w:pPr>
      <w:bookmarkStart w:colFirst="0" w:colLast="0" w:name="_wrk4o6xn1d9" w:id="292"/>
      <w:bookmarkEnd w:id="292"/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biggest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pageBreakBefore w:val="0"/>
        <w:rPr/>
      </w:pPr>
      <w:bookmarkStart w:colFirst="0" w:colLast="0" w:name="_h3f7orfyuk6l" w:id="293"/>
      <w:bookmarkEnd w:id="293"/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Large Format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pageBreakBefore w:val="0"/>
        <w:rPr/>
      </w:pPr>
      <w:bookmarkStart w:colFirst="0" w:colLast="0" w:name="_3qkid1yuj23" w:id="294"/>
      <w:bookmarkEnd w:id="294"/>
      <w:hyperlink r:id="rId302">
        <w:r w:rsidDel="00000000" w:rsidR="00000000" w:rsidRPr="00000000">
          <w:rPr>
            <w:color w:val="1155cc"/>
            <w:u w:val="single"/>
            <w:rtl w:val="0"/>
          </w:rPr>
          <w:t xml:space="preserve">3d printing big objects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pageBreakBefore w:val="0"/>
        <w:rPr/>
      </w:pPr>
      <w:bookmarkStart w:colFirst="0" w:colLast="0" w:name="_4e9krbzx6me" w:id="295"/>
      <w:bookmarkEnd w:id="295"/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pageBreakBefore w:val="0"/>
        <w:rPr/>
      </w:pPr>
      <w:bookmarkStart w:colFirst="0" w:colLast="0" w:name="_vopdudenfsk0" w:id="296"/>
      <w:bookmarkEnd w:id="296"/>
      <w:hyperlink r:id="rId304">
        <w:r w:rsidDel="00000000" w:rsidR="00000000" w:rsidRPr="00000000">
          <w:rPr>
            <w:color w:val="1155cc"/>
            <w:u w:val="single"/>
            <w:rtl w:val="0"/>
          </w:rPr>
          <w:t xml:space="preserve">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pageBreakBefore w:val="0"/>
        <w:rPr/>
      </w:pPr>
      <w:bookmarkStart w:colFirst="0" w:colLast="0" w:name="_fz5bfdw2wacq" w:id="297"/>
      <w:bookmarkEnd w:id="297"/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Top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pageBreakBefore w:val="0"/>
        <w:rPr/>
      </w:pPr>
      <w:bookmarkStart w:colFirst="0" w:colLast="0" w:name="_2l9ye9xt2zdi" w:id="298"/>
      <w:bookmarkEnd w:id="298"/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Top Large Format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pageBreakBefore w:val="0"/>
        <w:rPr/>
      </w:pPr>
      <w:bookmarkStart w:colFirst="0" w:colLast="0" w:name="_2rywx8yqs45r" w:id="299"/>
      <w:bookmarkEnd w:id="299"/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large format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pageBreakBefore w:val="0"/>
        <w:rPr/>
      </w:pPr>
      <w:bookmarkStart w:colFirst="0" w:colLast="0" w:name="_by99pbyppg3q" w:id="300"/>
      <w:bookmarkEnd w:id="300"/>
      <w:hyperlink r:id="rId308">
        <w:r w:rsidDel="00000000" w:rsidR="00000000" w:rsidRPr="00000000">
          <w:rPr>
            <w:color w:val="1155cc"/>
            <w:u w:val="single"/>
            <w:rtl w:val="0"/>
          </w:rPr>
          <w:t xml:space="preserve">open source 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pageBreakBefore w:val="0"/>
        <w:rPr/>
      </w:pPr>
      <w:bookmarkStart w:colFirst="0" w:colLast="0" w:name="_bx8j6mktop7w" w:id="301"/>
      <w:bookmarkEnd w:id="301"/>
      <w:hyperlink r:id="rId309">
        <w:r w:rsidDel="00000000" w:rsidR="00000000" w:rsidRPr="00000000">
          <w:rPr>
            <w:color w:val="1155cc"/>
            <w:u w:val="single"/>
            <w:rtl w:val="0"/>
          </w:rPr>
          <w:t xml:space="preserve">source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pageBreakBefore w:val="0"/>
        <w:rPr/>
      </w:pPr>
      <w:bookmarkStart w:colFirst="0" w:colLast="0" w:name="_oo97dhmrq1hu" w:id="302"/>
      <w:bookmarkEnd w:id="302"/>
      <w:hyperlink r:id="rId310">
        <w:r w:rsidDel="00000000" w:rsidR="00000000" w:rsidRPr="00000000">
          <w:rPr>
            <w:color w:val="1155cc"/>
            <w:u w:val="single"/>
            <w:rtl w:val="0"/>
          </w:rPr>
          <w:t xml:space="preserve">print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pageBreakBefore w:val="0"/>
        <w:rPr/>
      </w:pPr>
      <w:bookmarkStart w:colFirst="0" w:colLast="0" w:name="_quucdvfnt7k8" w:id="303"/>
      <w:bookmarkEnd w:id="303"/>
      <w:hyperlink r:id="rId311">
        <w:r w:rsidDel="00000000" w:rsidR="00000000" w:rsidRPr="00000000">
          <w:rPr>
            <w:color w:val="1155cc"/>
            <w:u w:val="single"/>
            <w:rtl w:val="0"/>
          </w:rPr>
          <w:t xml:space="preserve">build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pageBreakBefore w:val="0"/>
        <w:rPr/>
      </w:pPr>
      <w:bookmarkStart w:colFirst="0" w:colLast="0" w:name="_ect5pt8lpxa4" w:id="304"/>
      <w:bookmarkEnd w:id="304"/>
      <w:hyperlink r:id="rId312">
        <w:r w:rsidDel="00000000" w:rsidR="00000000" w:rsidRPr="00000000">
          <w:rPr>
            <w:color w:val="1155cc"/>
            <w:u w:val="single"/>
            <w:rtl w:val="0"/>
          </w:rPr>
          <w:t xml:space="preserve">Large build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pageBreakBefore w:val="0"/>
        <w:rPr/>
      </w:pPr>
      <w:bookmarkStart w:colFirst="0" w:colLast="0" w:name="_g9c3ijmlnw55" w:id="305"/>
      <w:bookmarkEnd w:id="305"/>
      <w:hyperlink r:id="rId313">
        <w:r w:rsidDel="00000000" w:rsidR="00000000" w:rsidRPr="00000000">
          <w:rPr>
            <w:color w:val="1155cc"/>
            <w:u w:val="single"/>
            <w:rtl w:val="0"/>
          </w:rPr>
          <w:t xml:space="preserve">print large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pageBreakBefore w:val="0"/>
        <w:rPr/>
      </w:pPr>
      <w:bookmarkStart w:colFirst="0" w:colLast="0" w:name="_5kyvx4dmtmka" w:id="306"/>
      <w:bookmarkEnd w:id="306"/>
      <w:hyperlink r:id="rId314">
        <w:r w:rsidDel="00000000" w:rsidR="00000000" w:rsidRPr="00000000">
          <w:rPr>
            <w:color w:val="1155cc"/>
            <w:u w:val="single"/>
            <w:rtl w:val="0"/>
          </w:rPr>
          <w:t xml:space="preserve">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pageBreakBefore w:val="0"/>
        <w:rPr/>
      </w:pPr>
      <w:bookmarkStart w:colFirst="0" w:colLast="0" w:name="_hnx0iaawryn" w:id="307"/>
      <w:bookmarkEnd w:id="307"/>
      <w:hyperlink r:id="rId315">
        <w:r w:rsidDel="00000000" w:rsidR="00000000" w:rsidRPr="00000000">
          <w:rPr>
            <w:color w:val="1155cc"/>
            <w:u w:val="single"/>
            <w:rtl w:val="0"/>
          </w:rPr>
          <w:t xml:space="preserve">build sizes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pageBreakBefore w:val="0"/>
        <w:rPr/>
      </w:pPr>
      <w:bookmarkStart w:colFirst="0" w:colLast="0" w:name="_v5xfganm8f6h" w:id="308"/>
      <w:bookmarkEnd w:id="308"/>
      <w:hyperlink r:id="rId316">
        <w:r w:rsidDel="00000000" w:rsidR="00000000" w:rsidRPr="00000000">
          <w:rPr>
            <w:color w:val="1155cc"/>
            <w:u w:val="single"/>
            <w:rtl w:val="0"/>
          </w:rPr>
          <w:t xml:space="preserve">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pageBreakBefore w:val="0"/>
        <w:rPr/>
      </w:pPr>
      <w:bookmarkStart w:colFirst="0" w:colLast="0" w:name="_7ou4622alov2" w:id="309"/>
      <w:bookmarkEnd w:id="309"/>
      <w:hyperlink r:id="rId317">
        <w:r w:rsidDel="00000000" w:rsidR="00000000" w:rsidRPr="00000000">
          <w:rPr>
            <w:color w:val="1155cc"/>
            <w:u w:val="single"/>
            <w:rtl w:val="0"/>
          </w:rPr>
          <w:t xml:space="preserve">XXL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pageBreakBefore w:val="0"/>
        <w:rPr/>
      </w:pPr>
      <w:bookmarkStart w:colFirst="0" w:colLast="0" w:name="_24kszzvq14z0" w:id="310"/>
      <w:bookmarkEnd w:id="310"/>
      <w:hyperlink r:id="rId318">
        <w:r w:rsidDel="00000000" w:rsidR="00000000" w:rsidRPr="00000000">
          <w:rPr>
            <w:color w:val="1155cc"/>
            <w:u w:val="single"/>
            <w:rtl w:val="0"/>
          </w:rPr>
          <w:t xml:space="preserve">XL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pageBreakBefore w:val="0"/>
        <w:rPr/>
      </w:pPr>
      <w:bookmarkStart w:colFirst="0" w:colLast="0" w:name="_mjk71quevpxv" w:id="311"/>
      <w:bookmarkEnd w:id="311"/>
      <w:hyperlink r:id="rId319">
        <w:r w:rsidDel="00000000" w:rsidR="00000000" w:rsidRPr="00000000">
          <w:rPr>
            <w:color w:val="1155cc"/>
            <w:u w:val="single"/>
            <w:rtl w:val="0"/>
          </w:rPr>
          <w:t xml:space="preserve">XXL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pageBreakBefore w:val="0"/>
        <w:rPr/>
      </w:pPr>
      <w:bookmarkStart w:colFirst="0" w:colLast="0" w:name="_om1yy7xr3ggn" w:id="312"/>
      <w:bookmarkEnd w:id="312"/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industrial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pageBreakBefore w:val="0"/>
        <w:rPr/>
      </w:pPr>
      <w:bookmarkStart w:colFirst="0" w:colLast="0" w:name="_pi0niqqp47wr" w:id="313"/>
      <w:bookmarkEnd w:id="313"/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Large industrial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pageBreakBefore w:val="0"/>
        <w:rPr/>
      </w:pPr>
      <w:bookmarkStart w:colFirst="0" w:colLast="0" w:name="_kclc76bfjtlb" w:id="314"/>
      <w:bookmarkEnd w:id="314"/>
      <w:hyperlink r:id="rId322">
        <w:r w:rsidDel="00000000" w:rsidR="00000000" w:rsidRPr="00000000">
          <w:rPr>
            <w:color w:val="1155cc"/>
            <w:u w:val="single"/>
            <w:rtl w:val="0"/>
          </w:rPr>
          <w:t xml:space="preserve">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pageBreakBefore w:val="0"/>
        <w:rPr/>
      </w:pPr>
      <w:bookmarkStart w:colFirst="0" w:colLast="0" w:name="_afwsq450n1kk" w:id="315"/>
      <w:bookmarkEnd w:id="315"/>
      <w:hyperlink r:id="rId323">
        <w:r w:rsidDel="00000000" w:rsidR="00000000" w:rsidRPr="00000000">
          <w:rPr>
            <w:color w:val="1155cc"/>
            <w:u w:val="single"/>
            <w:rtl w:val="0"/>
          </w:rPr>
          <w:t xml:space="preserve">fdm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pageBreakBefore w:val="0"/>
        <w:rPr/>
      </w:pPr>
      <w:bookmarkStart w:colFirst="0" w:colLast="0" w:name="_ugwwnni0nixx" w:id="316"/>
      <w:bookmarkEnd w:id="316"/>
      <w:hyperlink r:id="rId324">
        <w:r w:rsidDel="00000000" w:rsidR="00000000" w:rsidRPr="00000000">
          <w:rPr>
            <w:color w:val="1155cc"/>
            <w:u w:val="single"/>
            <w:rtl w:val="0"/>
          </w:rPr>
          <w:t xml:space="preserve">Large fdm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pageBreakBefore w:val="0"/>
        <w:rPr/>
      </w:pPr>
      <w:bookmarkStart w:colFirst="0" w:colLast="0" w:name="_y9691yxyue4v" w:id="317"/>
      <w:bookmarkEnd w:id="317"/>
      <w:hyperlink r:id="rId325">
        <w:r w:rsidDel="00000000" w:rsidR="00000000" w:rsidRPr="00000000">
          <w:rPr>
            <w:color w:val="1155cc"/>
            <w:u w:val="single"/>
            <w:rtl w:val="0"/>
          </w:rPr>
          <w:t xml:space="preserve">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pageBreakBefore w:val="0"/>
        <w:rPr/>
      </w:pPr>
      <w:bookmarkStart w:colFirst="0" w:colLast="0" w:name="_lks7emag67qi" w:id="318"/>
      <w:bookmarkEnd w:id="318"/>
      <w:hyperlink r:id="rId326">
        <w:r w:rsidDel="00000000" w:rsidR="00000000" w:rsidRPr="00000000">
          <w:rPr>
            <w:color w:val="1155cc"/>
            <w:u w:val="single"/>
            <w:rtl w:val="0"/>
          </w:rPr>
          <w:t xml:space="preserve">Large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pageBreakBefore w:val="0"/>
        <w:rPr/>
      </w:pPr>
      <w:bookmarkStart w:colFirst="0" w:colLast="0" w:name="_tqauoxg0dn4z" w:id="319"/>
      <w:bookmarkEnd w:id="319"/>
      <w:hyperlink r:id="rId327">
        <w:r w:rsidDel="00000000" w:rsidR="00000000" w:rsidRPr="00000000">
          <w:rPr>
            <w:color w:val="1155cc"/>
            <w:u w:val="single"/>
            <w:rtl w:val="0"/>
          </w:rPr>
          <w:t xml:space="preserve">Large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pageBreakBefore w:val="0"/>
        <w:rPr/>
      </w:pPr>
      <w:bookmarkStart w:colFirst="0" w:colLast="0" w:name="_mn2orli9fqow" w:id="320"/>
      <w:bookmarkEnd w:id="320"/>
      <w:hyperlink r:id="rId328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pageBreakBefore w:val="0"/>
        <w:rPr/>
      </w:pPr>
      <w:bookmarkStart w:colFirst="0" w:colLast="0" w:name="_xny0j9h6qbgi" w:id="321"/>
      <w:bookmarkEnd w:id="321"/>
      <w:hyperlink r:id="rId329">
        <w:r w:rsidDel="00000000" w:rsidR="00000000" w:rsidRPr="00000000">
          <w:rPr>
            <w:color w:val="1155cc"/>
            <w:u w:val="single"/>
            <w:rtl w:val="0"/>
          </w:rPr>
          <w:t xml:space="preserve">Large 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pageBreakBefore w:val="0"/>
        <w:rPr/>
      </w:pPr>
      <w:bookmarkStart w:colFirst="0" w:colLast="0" w:name="_lvoagjep02dh" w:id="322"/>
      <w:bookmarkEnd w:id="322"/>
      <w:hyperlink r:id="rId330">
        <w:r w:rsidDel="00000000" w:rsidR="00000000" w:rsidRPr="00000000">
          <w:rPr>
            <w:color w:val="1155cc"/>
            <w:u w:val="single"/>
            <w:rtl w:val="0"/>
          </w:rPr>
          <w:t xml:space="preserve">3d printing large objects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pageBreakBefore w:val="0"/>
        <w:rPr/>
      </w:pPr>
      <w:bookmarkStart w:colFirst="0" w:colLast="0" w:name="_ecg22cx1l5yk" w:id="323"/>
      <w:bookmarkEnd w:id="323"/>
      <w:hyperlink r:id="rId331">
        <w:r w:rsidDel="00000000" w:rsidR="00000000" w:rsidRPr="00000000">
          <w:rPr>
            <w:color w:val="1155cc"/>
            <w:u w:val="single"/>
            <w:rtl w:val="0"/>
          </w:rPr>
          <w:t xml:space="preserve">Additive Manufacturing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pageBreakBefore w:val="0"/>
        <w:rPr/>
      </w:pPr>
      <w:bookmarkStart w:colFirst="0" w:colLast="0" w:name="_begf24uf6mzy" w:id="324"/>
      <w:bookmarkEnd w:id="324"/>
      <w:hyperlink r:id="rId332">
        <w:r w:rsidDel="00000000" w:rsidR="00000000" w:rsidRPr="00000000">
          <w:rPr>
            <w:color w:val="1155cc"/>
            <w:u w:val="single"/>
            <w:rtl w:val="0"/>
          </w:rPr>
          <w:t xml:space="preserve">print heads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pageBreakBefore w:val="0"/>
        <w:rPr/>
      </w:pPr>
      <w:bookmarkStart w:colFirst="0" w:colLast="0" w:name="_25aichwbcblj" w:id="325"/>
      <w:bookmarkEnd w:id="325"/>
      <w:hyperlink r:id="rId333">
        <w:r w:rsidDel="00000000" w:rsidR="00000000" w:rsidRPr="00000000">
          <w:rPr>
            <w:color w:val="1155cc"/>
            <w:u w:val="single"/>
            <w:rtl w:val="0"/>
          </w:rPr>
          <w:t xml:space="preserve">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pageBreakBefore w:val="0"/>
        <w:rPr/>
      </w:pPr>
      <w:bookmarkStart w:colFirst="0" w:colLast="0" w:name="_wttzoswdveqw" w:id="326"/>
      <w:bookmarkEnd w:id="326"/>
      <w:hyperlink r:id="rId334">
        <w:r w:rsidDel="00000000" w:rsidR="00000000" w:rsidRPr="00000000">
          <w:rPr>
            <w:color w:val="1155cc"/>
            <w:u w:val="single"/>
            <w:rtl w:val="0"/>
          </w:rPr>
          <w:t xml:space="preserve">large scale 3d printing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pageBreakBefore w:val="0"/>
        <w:rPr/>
      </w:pPr>
      <w:bookmarkStart w:colFirst="0" w:colLast="0" w:name="_o37l1r7yavp1" w:id="327"/>
      <w:bookmarkEnd w:id="327"/>
      <w:hyperlink r:id="rId335">
        <w:r w:rsidDel="00000000" w:rsidR="00000000" w:rsidRPr="00000000">
          <w:rPr>
            <w:color w:val="1155cc"/>
            <w:u w:val="single"/>
            <w:rtl w:val="0"/>
          </w:rPr>
          <w:t xml:space="preserve">build your own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pageBreakBefore w:val="0"/>
        <w:rPr/>
      </w:pPr>
      <w:bookmarkStart w:colFirst="0" w:colLast="0" w:name="_2ip7xdm1801p" w:id="328"/>
      <w:bookmarkEnd w:id="328"/>
      <w:hyperlink r:id="rId336">
        <w:r w:rsidDel="00000000" w:rsidR="00000000" w:rsidRPr="00000000">
          <w:rPr>
            <w:color w:val="1155cc"/>
            <w:u w:val="single"/>
            <w:rtl w:val="0"/>
          </w:rPr>
          <w:t xml:space="preserve">large scale 3d printer for 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pageBreakBefore w:val="0"/>
        <w:rPr/>
      </w:pPr>
      <w:bookmarkStart w:colFirst="0" w:colLast="0" w:name="_v8a26i5h09n6" w:id="329"/>
      <w:bookmarkEnd w:id="329"/>
      <w:hyperlink r:id="rId337">
        <w:r w:rsidDel="00000000" w:rsidR="00000000" w:rsidRPr="00000000">
          <w:rPr>
            <w:color w:val="1155cc"/>
            <w:u w:val="single"/>
            <w:rtl w:val="0"/>
          </w:rPr>
          <w:t xml:space="preserve">Large format 3d printer for 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pageBreakBefore w:val="0"/>
        <w:rPr/>
      </w:pPr>
      <w:bookmarkStart w:colFirst="0" w:colLast="0" w:name="_8q5pgfrq8h93" w:id="330"/>
      <w:bookmarkEnd w:id="330"/>
      <w:hyperlink r:id="rId338">
        <w:r w:rsidDel="00000000" w:rsidR="00000000" w:rsidRPr="00000000">
          <w:rPr>
            <w:color w:val="1155cc"/>
            <w:u w:val="single"/>
            <w:rtl w:val="0"/>
          </w:rPr>
          <w:t xml:space="preserve">3d printing large scale manufacturing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pageBreakBefore w:val="0"/>
        <w:rPr/>
      </w:pPr>
      <w:bookmarkStart w:colFirst="0" w:colLast="0" w:name="_cvnoleukgvyo" w:id="331"/>
      <w:bookmarkEnd w:id="331"/>
      <w:hyperlink r:id="rId339">
        <w:r w:rsidDel="00000000" w:rsidR="00000000" w:rsidRPr="00000000">
          <w:rPr>
            <w:color w:val="1155cc"/>
            <w:u w:val="single"/>
            <w:rtl w:val="0"/>
          </w:rPr>
          <w:t xml:space="preserve">building a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pageBreakBefore w:val="0"/>
        <w:rPr/>
      </w:pPr>
      <w:bookmarkStart w:colFirst="0" w:colLast="0" w:name="_f4xbm2fzww97" w:id="332"/>
      <w:bookmarkEnd w:id="332"/>
      <w:hyperlink r:id="rId340">
        <w:r w:rsidDel="00000000" w:rsidR="00000000" w:rsidRPr="00000000">
          <w:rPr>
            <w:color w:val="1155cc"/>
            <w:u w:val="single"/>
            <w:rtl w:val="0"/>
          </w:rPr>
          <w:t xml:space="preserve">large scale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pageBreakBefore w:val="0"/>
        <w:rPr/>
      </w:pPr>
      <w:bookmarkStart w:colFirst="0" w:colLast="0" w:name="_cn5d42q58ufo" w:id="333"/>
      <w:bookmarkEnd w:id="333"/>
      <w:hyperlink r:id="rId341">
        <w:r w:rsidDel="00000000" w:rsidR="00000000" w:rsidRPr="00000000">
          <w:rPr>
            <w:color w:val="1155cc"/>
            <w:u w:val="single"/>
            <w:rtl w:val="0"/>
          </w:rPr>
          <w:t xml:space="preserve">best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pageBreakBefore w:val="0"/>
        <w:rPr/>
      </w:pPr>
      <w:bookmarkStart w:colFirst="0" w:colLast="0" w:name="_ld7d0ax55hzk" w:id="334"/>
      <w:bookmarkEnd w:id="334"/>
      <w:hyperlink r:id="rId342">
        <w:r w:rsidDel="00000000" w:rsidR="00000000" w:rsidRPr="00000000">
          <w:rPr>
            <w:color w:val="1155cc"/>
            <w:u w:val="single"/>
            <w:rtl w:val="0"/>
          </w:rPr>
          <w:t xml:space="preserve">cheap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pageBreakBefore w:val="0"/>
        <w:rPr/>
      </w:pPr>
      <w:bookmarkStart w:colFirst="0" w:colLast="0" w:name="_eke0hngrgcxm" w:id="335"/>
      <w:bookmarkEnd w:id="335"/>
      <w:hyperlink r:id="rId343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pageBreakBefore w:val="0"/>
        <w:rPr/>
      </w:pPr>
      <w:bookmarkStart w:colFirst="0" w:colLast="0" w:name="_35tae9ufzwoj" w:id="336"/>
      <w:bookmarkEnd w:id="336"/>
      <w:hyperlink r:id="rId344">
        <w:r w:rsidDel="00000000" w:rsidR="00000000" w:rsidRPr="00000000">
          <w:rPr>
            <w:color w:val="1155cc"/>
            <w:u w:val="single"/>
            <w:rtl w:val="0"/>
          </w:rPr>
          <w:t xml:space="preserve">large scale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pageBreakBefore w:val="0"/>
        <w:rPr/>
      </w:pPr>
      <w:bookmarkStart w:colFirst="0" w:colLast="0" w:name="_8c8bh2enyqrt" w:id="337"/>
      <w:bookmarkEnd w:id="337"/>
      <w:hyperlink r:id="rId345">
        <w:r w:rsidDel="00000000" w:rsidR="00000000" w:rsidRPr="00000000">
          <w:rPr>
            <w:color w:val="1155cc"/>
            <w:u w:val="single"/>
            <w:rtl w:val="0"/>
          </w:rPr>
          <w:t xml:space="preserve">large scale 3d printer kit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pageBreakBefore w:val="0"/>
        <w:rPr/>
      </w:pPr>
      <w:bookmarkStart w:colFirst="0" w:colLast="0" w:name="_c0hntws9rer7" w:id="338"/>
      <w:bookmarkEnd w:id="338"/>
      <w:hyperlink r:id="rId346">
        <w:r w:rsidDel="00000000" w:rsidR="00000000" w:rsidRPr="00000000">
          <w:rPr>
            <w:color w:val="1155cc"/>
            <w:u w:val="single"/>
            <w:rtl w:val="0"/>
          </w:rPr>
          <w:t xml:space="preserve">large scale 3d printer price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pageBreakBefore w:val="0"/>
        <w:rPr/>
      </w:pPr>
      <w:bookmarkStart w:colFirst="0" w:colLast="0" w:name="_td5tpltxrdqi" w:id="339"/>
      <w:bookmarkEnd w:id="339"/>
      <w:hyperlink r:id="rId347">
        <w:r w:rsidDel="00000000" w:rsidR="00000000" w:rsidRPr="00000000">
          <w:rPr>
            <w:color w:val="1155cc"/>
            <w:u w:val="single"/>
            <w:rtl w:val="0"/>
          </w:rPr>
          <w:t xml:space="preserve">1200 x 1200 large scale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pageBreakBefore w:val="0"/>
        <w:rPr/>
      </w:pPr>
      <w:bookmarkStart w:colFirst="0" w:colLast="0" w:name="_z0qdcv80a2s8" w:id="340"/>
      <w:bookmarkEnd w:id="340"/>
      <w:hyperlink r:id="rId348">
        <w:r w:rsidDel="00000000" w:rsidR="00000000" w:rsidRPr="00000000">
          <w:rPr>
            <w:color w:val="1155cc"/>
            <w:u w:val="single"/>
            <w:rtl w:val="0"/>
          </w:rPr>
          <w:t xml:space="preserve">3d large scale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pageBreakBefore w:val="0"/>
        <w:rPr/>
      </w:pPr>
      <w:bookmarkStart w:colFirst="0" w:colLast="0" w:name="_81tqmwjln66k" w:id="341"/>
      <w:bookmarkEnd w:id="341"/>
      <w:hyperlink r:id="rId349">
        <w:r w:rsidDel="00000000" w:rsidR="00000000" w:rsidRPr="00000000">
          <w:rPr>
            <w:color w:val="1155cc"/>
            <w:u w:val="single"/>
            <w:rtl w:val="0"/>
          </w:rPr>
          <w:t xml:space="preserve">3d printer for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pageBreakBefore w:val="0"/>
        <w:rPr/>
      </w:pPr>
      <w:bookmarkStart w:colFirst="0" w:colLast="0" w:name="_bmokcj84fpsy" w:id="342"/>
      <w:bookmarkEnd w:id="342"/>
      <w:hyperlink r:id="rId350">
        <w:r w:rsidDel="00000000" w:rsidR="00000000" w:rsidRPr="00000000">
          <w:rPr>
            <w:color w:val="1155cc"/>
            <w:u w:val="single"/>
            <w:rtl w:val="0"/>
          </w:rPr>
          <w:t xml:space="preserve">3d printing on a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pageBreakBefore w:val="0"/>
        <w:rPr/>
      </w:pPr>
      <w:bookmarkStart w:colFirst="0" w:colLast="0" w:name="_u5eus7gkjs42" w:id="343"/>
      <w:bookmarkEnd w:id="343"/>
      <w:hyperlink r:id="rId351">
        <w:r w:rsidDel="00000000" w:rsidR="00000000" w:rsidRPr="00000000">
          <w:rPr>
            <w:color w:val="1155cc"/>
            <w:u w:val="single"/>
            <w:rtl w:val="0"/>
          </w:rPr>
          <w:t xml:space="preserve">3d printing station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pageBreakBefore w:val="0"/>
        <w:rPr/>
      </w:pPr>
      <w:bookmarkStart w:colFirst="0" w:colLast="0" w:name="_5w2p2b6v238p" w:id="344"/>
      <w:bookmarkEnd w:id="344"/>
      <w:hyperlink r:id="rId352">
        <w:r w:rsidDel="00000000" w:rsidR="00000000" w:rsidRPr="00000000">
          <w:rPr>
            <w:color w:val="1155cc"/>
            <w:u w:val="single"/>
            <w:rtl w:val="0"/>
          </w:rPr>
          <w:t xml:space="preserve">affordable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pageBreakBefore w:val="0"/>
        <w:rPr/>
      </w:pPr>
      <w:bookmarkStart w:colFirst="0" w:colLast="0" w:name="_p2erewix5eve" w:id="345"/>
      <w:bookmarkEnd w:id="345"/>
      <w:hyperlink r:id="rId353">
        <w:r w:rsidDel="00000000" w:rsidR="00000000" w:rsidRPr="00000000">
          <w:rPr>
            <w:color w:val="1155cc"/>
            <w:u w:val="single"/>
            <w:rtl w:val="0"/>
          </w:rPr>
          <w:t xml:space="preserve">applications of large scale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pageBreakBefore w:val="0"/>
        <w:rPr/>
      </w:pPr>
      <w:bookmarkStart w:colFirst="0" w:colLast="0" w:name="_ijv23iqpdphm" w:id="346"/>
      <w:bookmarkEnd w:id="346"/>
      <w:hyperlink r:id="rId354">
        <w:r w:rsidDel="00000000" w:rsidR="00000000" w:rsidRPr="00000000">
          <w:rPr>
            <w:color w:val="1155cc"/>
            <w:u w:val="single"/>
            <w:rtl w:val="0"/>
          </w:rPr>
          <w:t xml:space="preserve">best 3d printer kits for large scale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pageBreakBefore w:val="0"/>
        <w:rPr/>
      </w:pPr>
      <w:bookmarkStart w:colFirst="0" w:colLast="0" w:name="_5qbrez1gph7s" w:id="347"/>
      <w:bookmarkEnd w:id="347"/>
      <w:hyperlink r:id="rId355">
        <w:r w:rsidDel="00000000" w:rsidR="00000000" w:rsidRPr="00000000">
          <w:rPr>
            <w:color w:val="1155cc"/>
            <w:u w:val="single"/>
            <w:rtl w:val="0"/>
          </w:rPr>
          <w:t xml:space="preserve">best affordable 3d printer kits for large scale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pageBreakBefore w:val="0"/>
        <w:rPr/>
      </w:pPr>
      <w:bookmarkStart w:colFirst="0" w:colLast="0" w:name="_19c4wd3jr96l" w:id="348"/>
      <w:bookmarkEnd w:id="348"/>
      <w:hyperlink r:id="rId356">
        <w:r w:rsidDel="00000000" w:rsidR="00000000" w:rsidRPr="00000000">
          <w:rPr>
            <w:color w:val="1155cc"/>
            <w:u w:val="single"/>
            <w:rtl w:val="0"/>
          </w:rPr>
          <w:t xml:space="preserve">best large scale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pageBreakBefore w:val="0"/>
        <w:rPr/>
      </w:pPr>
      <w:bookmarkStart w:colFirst="0" w:colLast="0" w:name="_vex624lxtl9j" w:id="349"/>
      <w:bookmarkEnd w:id="349"/>
      <w:hyperlink r:id="rId357">
        <w:r w:rsidDel="00000000" w:rsidR="00000000" w:rsidRPr="00000000">
          <w:rPr>
            <w:color w:val="1155cc"/>
            <w:u w:val="single"/>
            <w:rtl w:val="0"/>
          </w:rPr>
          <w:t xml:space="preserve">bigrep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pageBreakBefore w:val="0"/>
        <w:rPr/>
      </w:pPr>
      <w:bookmarkStart w:colFirst="0" w:colLast="0" w:name="_o4nupi4z0dxw" w:id="350"/>
      <w:bookmarkEnd w:id="350"/>
      <w:hyperlink r:id="rId358">
        <w:r w:rsidDel="00000000" w:rsidR="00000000" w:rsidRPr="00000000">
          <w:rPr>
            <w:color w:val="1155cc"/>
            <w:u w:val="single"/>
            <w:rtl w:val="0"/>
          </w:rPr>
          <w:t xml:space="preserve">bigrep one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pageBreakBefore w:val="0"/>
        <w:rPr/>
      </w:pPr>
      <w:bookmarkStart w:colFirst="0" w:colLast="0" w:name="_mphpl669w6r3" w:id="351"/>
      <w:bookmarkEnd w:id="351"/>
      <w:hyperlink r:id="rId359">
        <w:r w:rsidDel="00000000" w:rsidR="00000000" w:rsidRPr="00000000">
          <w:rPr>
            <w:color w:val="1155cc"/>
            <w:u w:val="single"/>
            <w:rtl w:val="0"/>
          </w:rPr>
          <w:t xml:space="preserve">bom for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pageBreakBefore w:val="0"/>
        <w:rPr/>
      </w:pPr>
      <w:bookmarkStart w:colFirst="0" w:colLast="0" w:name="_bi8razhpbzwj" w:id="352"/>
      <w:bookmarkEnd w:id="352"/>
      <w:hyperlink r:id="rId360">
        <w:r w:rsidDel="00000000" w:rsidR="00000000" w:rsidRPr="00000000">
          <w:rPr>
            <w:color w:val="1155cc"/>
            <w:u w:val="single"/>
            <w:rtl w:val="0"/>
          </w:rPr>
          <w:t xml:space="preserve">build a diy 3d printer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pageBreakBefore w:val="0"/>
        <w:rPr/>
      </w:pPr>
      <w:bookmarkStart w:colFirst="0" w:colLast="0" w:name="_h5gcdt2m18yd" w:id="353"/>
      <w:bookmarkEnd w:id="353"/>
      <w:hyperlink r:id="rId361">
        <w:r w:rsidDel="00000000" w:rsidR="00000000" w:rsidRPr="00000000">
          <w:rPr>
            <w:color w:val="1155cc"/>
            <w:u w:val="single"/>
            <w:rtl w:val="0"/>
          </w:rPr>
          <w:t xml:space="preserve">prusa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pageBreakBefore w:val="0"/>
        <w:rPr/>
      </w:pPr>
      <w:bookmarkStart w:colFirst="0" w:colLast="0" w:name="_fbr8iob3q4z3" w:id="354"/>
      <w:bookmarkEnd w:id="354"/>
      <w:hyperlink r:id="rId362">
        <w:r w:rsidDel="00000000" w:rsidR="00000000" w:rsidRPr="00000000">
          <w:rPr>
            <w:color w:val="1155cc"/>
            <w:u w:val="single"/>
            <w:rtl w:val="0"/>
          </w:rPr>
          <w:t xml:space="preserve">build a homemade 3d printer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pageBreakBefore w:val="0"/>
        <w:rPr/>
      </w:pPr>
      <w:bookmarkStart w:colFirst="0" w:colLast="0" w:name="_spwkk6ie5bbu" w:id="355"/>
      <w:bookmarkEnd w:id="355"/>
      <w:hyperlink r:id="rId363">
        <w:r w:rsidDel="00000000" w:rsidR="00000000" w:rsidRPr="00000000">
          <w:rPr>
            <w:color w:val="1155cc"/>
            <w:u w:val="single"/>
            <w:rtl w:val="0"/>
          </w:rPr>
          <w:t xml:space="preserve">bigrep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pageBreakBefore w:val="0"/>
        <w:rPr/>
      </w:pPr>
      <w:bookmarkStart w:colFirst="0" w:colLast="0" w:name="_ay346apnpptg" w:id="356"/>
      <w:bookmarkEnd w:id="356"/>
      <w:hyperlink r:id="rId364">
        <w:r w:rsidDel="00000000" w:rsidR="00000000" w:rsidRPr="00000000">
          <w:rPr>
            <w:color w:val="1155cc"/>
            <w:u w:val="single"/>
            <w:rtl w:val="0"/>
          </w:rPr>
          <w:t xml:space="preserve">Bigrep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pageBreakBefore w:val="0"/>
        <w:rPr/>
      </w:pPr>
      <w:bookmarkStart w:colFirst="0" w:colLast="0" w:name="_7idbfrp8tubf" w:id="357"/>
      <w:bookmarkEnd w:id="357"/>
      <w:hyperlink r:id="rId365">
        <w:r w:rsidDel="00000000" w:rsidR="00000000" w:rsidRPr="00000000">
          <w:rPr>
            <w:color w:val="1155cc"/>
            <w:u w:val="single"/>
            <w:rtl w:val="0"/>
          </w:rPr>
          <w:t xml:space="preserve">build a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pageBreakBefore w:val="0"/>
        <w:rPr/>
      </w:pPr>
      <w:bookmarkStart w:colFirst="0" w:colLast="0" w:name="_dc33lwecji9f" w:id="358"/>
      <w:bookmarkEnd w:id="358"/>
      <w:hyperlink r:id="rId366">
        <w:r w:rsidDel="00000000" w:rsidR="00000000" w:rsidRPr="00000000">
          <w:rPr>
            <w:color w:val="1155cc"/>
            <w:u w:val="single"/>
            <w:rtl w:val="0"/>
          </w:rPr>
          <w:t xml:space="preserve">buy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pageBreakBefore w:val="0"/>
        <w:rPr/>
      </w:pPr>
      <w:bookmarkStart w:colFirst="0" w:colLast="0" w:name="_cuczb031e8xb" w:id="359"/>
      <w:bookmarkEnd w:id="359"/>
      <w:hyperlink r:id="rId367">
        <w:r w:rsidDel="00000000" w:rsidR="00000000" w:rsidRPr="00000000">
          <w:rPr>
            <w:color w:val="1155cc"/>
            <w:u w:val="single"/>
            <w:rtl w:val="0"/>
          </w:rPr>
          <w:t xml:space="preserve">cheap large scale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pageBreakBefore w:val="0"/>
        <w:rPr/>
      </w:pPr>
      <w:bookmarkStart w:colFirst="0" w:colLast="0" w:name="_d3lxio8gr7jr" w:id="360"/>
      <w:bookmarkEnd w:id="360"/>
      <w:hyperlink r:id="rId368">
        <w:r w:rsidDel="00000000" w:rsidR="00000000" w:rsidRPr="00000000">
          <w:rPr>
            <w:color w:val="1155cc"/>
            <w:u w:val="single"/>
            <w:rtl w:val="0"/>
          </w:rPr>
          <w:t xml:space="preserve">cheapest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pageBreakBefore w:val="0"/>
        <w:rPr/>
      </w:pPr>
      <w:bookmarkStart w:colFirst="0" w:colLast="0" w:name="_vdshuu8co4nx" w:id="361"/>
      <w:bookmarkEnd w:id="361"/>
      <w:hyperlink r:id="rId369">
        <w:r w:rsidDel="00000000" w:rsidR="00000000" w:rsidRPr="00000000">
          <w:rPr>
            <w:color w:val="1155cc"/>
            <w:u w:val="single"/>
            <w:rtl w:val="0"/>
          </w:rPr>
          <w:t xml:space="preserve">cost of large scale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pageBreakBefore w:val="0"/>
        <w:rPr/>
      </w:pPr>
      <w:bookmarkStart w:colFirst="0" w:colLast="0" w:name="_ovmlxmpbvcxz" w:id="362"/>
      <w:bookmarkEnd w:id="362"/>
      <w:hyperlink r:id="rId370">
        <w:r w:rsidDel="00000000" w:rsidR="00000000" w:rsidRPr="00000000">
          <w:rPr>
            <w:color w:val="1155cc"/>
            <w:u w:val="single"/>
            <w:rtl w:val="0"/>
          </w:rPr>
          <w:t xml:space="preserve">diy 3d printer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pageBreakBefore w:val="0"/>
        <w:rPr/>
      </w:pPr>
      <w:bookmarkStart w:colFirst="0" w:colLast="0" w:name="_yggdgms6lpn" w:id="363"/>
      <w:bookmarkEnd w:id="363"/>
      <w:hyperlink r:id="rId371">
        <w:r w:rsidDel="00000000" w:rsidR="00000000" w:rsidRPr="00000000">
          <w:rPr>
            <w:color w:val="1155cc"/>
            <w:u w:val="single"/>
            <w:rtl w:val="0"/>
          </w:rPr>
          <w:t xml:space="preserve">large scale 3d printer assembly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pageBreakBefore w:val="0"/>
        <w:rPr/>
      </w:pPr>
      <w:bookmarkStart w:colFirst="0" w:colLast="0" w:name="_j7unynhwvkr6" w:id="364"/>
      <w:bookmarkEnd w:id="364"/>
      <w:hyperlink r:id="rId372">
        <w:r w:rsidDel="00000000" w:rsidR="00000000" w:rsidRPr="00000000">
          <w:rPr>
            <w:color w:val="1155cc"/>
            <w:u w:val="single"/>
            <w:rtl w:val="0"/>
          </w:rPr>
          <w:t xml:space="preserve">large scale dual extruder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pageBreakBefore w:val="0"/>
        <w:rPr/>
      </w:pPr>
      <w:bookmarkStart w:colFirst="0" w:colLast="0" w:name="_w77je89holf" w:id="365"/>
      <w:bookmarkEnd w:id="365"/>
      <w:hyperlink r:id="rId373">
        <w:r w:rsidDel="00000000" w:rsidR="00000000" w:rsidRPr="00000000">
          <w:rPr>
            <w:color w:val="1155cc"/>
            <w:u w:val="single"/>
            <w:rtl w:val="0"/>
          </w:rPr>
          <w:t xml:space="preserve">homemade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pageBreakBefore w:val="0"/>
        <w:rPr/>
      </w:pPr>
      <w:bookmarkStart w:colFirst="0" w:colLast="0" w:name="_eyrxypsv8rw" w:id="366"/>
      <w:bookmarkEnd w:id="366"/>
      <w:hyperlink r:id="rId374">
        <w:r w:rsidDel="00000000" w:rsidR="00000000" w:rsidRPr="00000000">
          <w:rPr>
            <w:color w:val="1155cc"/>
            <w:u w:val="single"/>
            <w:rtl w:val="0"/>
          </w:rPr>
          <w:t xml:space="preserve">how much is large scale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pageBreakBefore w:val="0"/>
        <w:rPr/>
      </w:pPr>
      <w:bookmarkStart w:colFirst="0" w:colLast="0" w:name="_a4or0gbgla3o" w:id="367"/>
      <w:bookmarkEnd w:id="367"/>
      <w:hyperlink r:id="rId375">
        <w:r w:rsidDel="00000000" w:rsidR="00000000" w:rsidRPr="00000000">
          <w:rPr>
            <w:color w:val="1155cc"/>
            <w:u w:val="single"/>
            <w:rtl w:val="0"/>
          </w:rPr>
          <w:t xml:space="preserve">how to build a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pageBreakBefore w:val="0"/>
        <w:rPr/>
      </w:pPr>
      <w:bookmarkStart w:colFirst="0" w:colLast="0" w:name="_ace01iih8gkh" w:id="368"/>
      <w:bookmarkEnd w:id="368"/>
      <w:hyperlink r:id="rId376">
        <w:r w:rsidDel="00000000" w:rsidR="00000000" w:rsidRPr="00000000">
          <w:rPr>
            <w:color w:val="1155cc"/>
            <w:u w:val="single"/>
            <w:rtl w:val="0"/>
          </w:rPr>
          <w:t xml:space="preserve">Gigabot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pageBreakBefore w:val="0"/>
        <w:rPr/>
      </w:pPr>
      <w:bookmarkStart w:colFirst="0" w:colLast="0" w:name="_vbr4cpcc7h36" w:id="369"/>
      <w:bookmarkEnd w:id="369"/>
      <w:hyperlink r:id="rId377">
        <w:r w:rsidDel="00000000" w:rsidR="00000000" w:rsidRPr="00000000">
          <w:rPr>
            <w:color w:val="1155cc"/>
            <w:u w:val="single"/>
            <w:rtl w:val="0"/>
          </w:rPr>
          <w:t xml:space="preserve">re3d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pageBreakBefore w:val="0"/>
        <w:rPr/>
      </w:pPr>
      <w:bookmarkStart w:colFirst="0" w:colLast="0" w:name="_cjgl50pkgz42" w:id="370"/>
      <w:bookmarkEnd w:id="370"/>
      <w:hyperlink r:id="rId378">
        <w:r w:rsidDel="00000000" w:rsidR="00000000" w:rsidRPr="00000000">
          <w:rPr>
            <w:color w:val="1155cc"/>
            <w:u w:val="single"/>
            <w:rtl w:val="0"/>
          </w:rPr>
          <w:t xml:space="preserve">how to scale a 3d print file larger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pageBreakBefore w:val="0"/>
        <w:rPr/>
      </w:pPr>
      <w:bookmarkStart w:colFirst="0" w:colLast="0" w:name="_q5j16h277yi9" w:id="371"/>
      <w:bookmarkEnd w:id="371"/>
      <w:hyperlink r:id="rId379">
        <w:r w:rsidDel="00000000" w:rsidR="00000000" w:rsidRPr="00000000">
          <w:rPr>
            <w:color w:val="1155cc"/>
            <w:u w:val="single"/>
            <w:rtl w:val="0"/>
          </w:rPr>
          <w:t xml:space="preserve">large scale 3d printer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pageBreakBefore w:val="0"/>
        <w:rPr/>
      </w:pPr>
      <w:bookmarkStart w:colFirst="0" w:colLast="0" w:name="_pmtujwldlkd3" w:id="372"/>
      <w:bookmarkEnd w:id="372"/>
      <w:hyperlink r:id="rId380">
        <w:r w:rsidDel="00000000" w:rsidR="00000000" w:rsidRPr="00000000">
          <w:rPr>
            <w:color w:val="1155cc"/>
            <w:u w:val="single"/>
            <w:rtl w:val="0"/>
          </w:rPr>
          <w:t xml:space="preserve">large scale 3d printer concrete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pageBreakBefore w:val="0"/>
        <w:rPr/>
      </w:pPr>
      <w:bookmarkStart w:colFirst="0" w:colLast="0" w:name="_pe0eb6gst8of" w:id="373"/>
      <w:bookmarkEnd w:id="373"/>
      <w:hyperlink r:id="rId381">
        <w:r w:rsidDel="00000000" w:rsidR="00000000" w:rsidRPr="00000000">
          <w:rPr>
            <w:color w:val="1155cc"/>
            <w:u w:val="single"/>
            <w:rtl w:val="0"/>
          </w:rPr>
          <w:t xml:space="preserve">large scale 3d printer construction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pageBreakBefore w:val="0"/>
        <w:rPr/>
      </w:pPr>
      <w:bookmarkStart w:colFirst="0" w:colLast="0" w:name="_vruwukxb9us7" w:id="374"/>
      <w:bookmarkEnd w:id="374"/>
      <w:hyperlink r:id="rId382">
        <w:r w:rsidDel="00000000" w:rsidR="00000000" w:rsidRPr="00000000">
          <w:rPr>
            <w:color w:val="1155cc"/>
            <w:u w:val="single"/>
            <w:rtl w:val="0"/>
          </w:rPr>
          <w:t xml:space="preserve">large scale 3d printer cost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pageBreakBefore w:val="0"/>
        <w:rPr/>
      </w:pPr>
      <w:bookmarkStart w:colFirst="0" w:colLast="0" w:name="_d25418oguhd1" w:id="375"/>
      <w:bookmarkEnd w:id="375"/>
      <w:hyperlink r:id="rId383">
        <w:r w:rsidDel="00000000" w:rsidR="00000000" w:rsidRPr="00000000">
          <w:rPr>
            <w:color w:val="1155cc"/>
            <w:u w:val="single"/>
            <w:rtl w:val="0"/>
          </w:rPr>
          <w:t xml:space="preserve">large scale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pageBreakBefore w:val="0"/>
        <w:rPr/>
      </w:pPr>
      <w:bookmarkStart w:colFirst="0" w:colLast="0" w:name="_rfivnwv14vkh" w:id="376"/>
      <w:bookmarkEnd w:id="376"/>
      <w:hyperlink r:id="rId384">
        <w:r w:rsidDel="00000000" w:rsidR="00000000" w:rsidRPr="00000000">
          <w:rPr>
            <w:color w:val="1155cc"/>
            <w:u w:val="single"/>
            <w:rtl w:val="0"/>
          </w:rPr>
          <w:t xml:space="preserve">large scale 3d printer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pageBreakBefore w:val="0"/>
        <w:rPr/>
      </w:pPr>
      <w:bookmarkStart w:colFirst="0" w:colLast="0" w:name="_6w62186xc6uf" w:id="377"/>
      <w:bookmarkEnd w:id="377"/>
      <w:hyperlink r:id="rId385">
        <w:r w:rsidDel="00000000" w:rsidR="00000000" w:rsidRPr="00000000">
          <w:rPr>
            <w:color w:val="1155cc"/>
            <w:u w:val="single"/>
            <w:rtl w:val="0"/>
          </w:rPr>
          <w:t xml:space="preserve">large scale 3d printer TXRX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pageBreakBefore w:val="0"/>
        <w:rPr/>
      </w:pPr>
      <w:bookmarkStart w:colFirst="0" w:colLast="0" w:name="_vevythqw1bos" w:id="378"/>
      <w:bookmarkEnd w:id="378"/>
      <w:hyperlink r:id="rId386">
        <w:r w:rsidDel="00000000" w:rsidR="00000000" w:rsidRPr="00000000">
          <w:rPr>
            <w:color w:val="1155cc"/>
            <w:u w:val="single"/>
            <w:rtl w:val="0"/>
          </w:rPr>
          <w:t xml:space="preserve">large scale 3d printer kickstarter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pageBreakBefore w:val="0"/>
        <w:rPr/>
      </w:pPr>
      <w:bookmarkStart w:colFirst="0" w:colLast="0" w:name="_ftwrsmfdgskm" w:id="379"/>
      <w:bookmarkEnd w:id="379"/>
      <w:hyperlink r:id="rId387">
        <w:r w:rsidDel="00000000" w:rsidR="00000000" w:rsidRPr="00000000">
          <w:rPr>
            <w:color w:val="1155cc"/>
            <w:u w:val="single"/>
            <w:rtl w:val="0"/>
          </w:rPr>
          <w:t xml:space="preserve">large scale 3d printer metal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pageBreakBefore w:val="0"/>
        <w:rPr/>
      </w:pPr>
      <w:bookmarkStart w:colFirst="0" w:colLast="0" w:name="_rhq4alsob9i0" w:id="380"/>
      <w:bookmarkEnd w:id="380"/>
      <w:hyperlink r:id="rId388">
        <w:r w:rsidDel="00000000" w:rsidR="00000000" w:rsidRPr="00000000">
          <w:rPr>
            <w:color w:val="1155cc"/>
            <w:u w:val="single"/>
            <w:rtl w:val="0"/>
          </w:rPr>
          <w:t xml:space="preserve">large scale 3d printer 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pageBreakBefore w:val="0"/>
        <w:rPr/>
      </w:pPr>
      <w:bookmarkStart w:colFirst="0" w:colLast="0" w:name="_ofml83p7ux19" w:id="381"/>
      <w:bookmarkEnd w:id="381"/>
      <w:hyperlink r:id="rId389">
        <w:r w:rsidDel="00000000" w:rsidR="00000000" w:rsidRPr="00000000">
          <w:rPr>
            <w:color w:val="1155cc"/>
            <w:u w:val="single"/>
            <w:rtl w:val="0"/>
          </w:rPr>
          <w:t xml:space="preserve">large scale 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pageBreakBefore w:val="0"/>
        <w:rPr/>
      </w:pPr>
      <w:bookmarkStart w:colFirst="0" w:colLast="0" w:name="_dzh7yexsfexi" w:id="382"/>
      <w:bookmarkEnd w:id="382"/>
      <w:hyperlink r:id="rId390">
        <w:r w:rsidDel="00000000" w:rsidR="00000000" w:rsidRPr="00000000">
          <w:rPr>
            <w:color w:val="1155cc"/>
            <w:u w:val="single"/>
            <w:rtl w:val="0"/>
          </w:rPr>
          <w:t xml:space="preserve">large scale 3d printer 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pageBreakBefore w:val="0"/>
        <w:rPr/>
      </w:pPr>
      <w:bookmarkStart w:colFirst="0" w:colLast="0" w:name="_77kg8zd3k3c9" w:id="383"/>
      <w:bookmarkEnd w:id="383"/>
      <w:hyperlink r:id="rId391">
        <w:r w:rsidDel="00000000" w:rsidR="00000000" w:rsidRPr="00000000">
          <w:rPr>
            <w:color w:val="1155cc"/>
            <w:u w:val="single"/>
            <w:rtl w:val="0"/>
          </w:rPr>
          <w:t xml:space="preserve">large scale 3d printer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pageBreakBefore w:val="0"/>
        <w:rPr/>
      </w:pPr>
      <w:bookmarkStart w:colFirst="0" w:colLast="0" w:name="_je56v59djnj5" w:id="384"/>
      <w:bookmarkEnd w:id="384"/>
      <w:hyperlink r:id="rId392">
        <w:r w:rsidDel="00000000" w:rsidR="00000000" w:rsidRPr="00000000">
          <w:rPr>
            <w:color w:val="1155cc"/>
            <w:u w:val="single"/>
            <w:rtl w:val="0"/>
          </w:rPr>
          <w:t xml:space="preserve">large scale 3d printing bigs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pageBreakBefore w:val="0"/>
        <w:rPr/>
      </w:pPr>
      <w:bookmarkStart w:colFirst="0" w:colLast="0" w:name="_xzx716dfx0v5" w:id="385"/>
      <w:bookmarkEnd w:id="385"/>
      <w:hyperlink r:id="rId393">
        <w:r w:rsidDel="00000000" w:rsidR="00000000" w:rsidRPr="00000000">
          <w:rPr>
            <w:color w:val="1155cc"/>
            <w:u w:val="single"/>
            <w:rtl w:val="0"/>
          </w:rPr>
          <w:t xml:space="preserve">large scale 3d printing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pageBreakBefore w:val="0"/>
        <w:rPr/>
      </w:pPr>
      <w:bookmarkStart w:colFirst="0" w:colLast="0" w:name="_6wq0jnf8klsb" w:id="386"/>
      <w:bookmarkEnd w:id="386"/>
      <w:hyperlink r:id="rId394">
        <w:r w:rsidDel="00000000" w:rsidR="00000000" w:rsidRPr="00000000">
          <w:rPr>
            <w:color w:val="1155cc"/>
            <w:u w:val="single"/>
            <w:rtl w:val="0"/>
          </w:rPr>
          <w:t xml:space="preserve">large scale 3d printing cost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pageBreakBefore w:val="0"/>
        <w:rPr/>
      </w:pPr>
      <w:bookmarkStart w:colFirst="0" w:colLast="0" w:name="_i3b3nde5a8sg" w:id="387"/>
      <w:bookmarkEnd w:id="387"/>
      <w:hyperlink r:id="rId395">
        <w:r w:rsidDel="00000000" w:rsidR="00000000" w:rsidRPr="00000000">
          <w:rPr>
            <w:color w:val="1155cc"/>
            <w:u w:val="single"/>
            <w:rtl w:val="0"/>
          </w:rPr>
          <w:t xml:space="preserve">large scale 3d printing 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pageBreakBefore w:val="0"/>
        <w:rPr/>
      </w:pPr>
      <w:bookmarkStart w:colFirst="0" w:colLast="0" w:name="_8o7pkutpef3t" w:id="388"/>
      <w:bookmarkEnd w:id="388"/>
      <w:hyperlink r:id="rId396">
        <w:r w:rsidDel="00000000" w:rsidR="00000000" w:rsidRPr="00000000">
          <w:rPr>
            <w:color w:val="1155cc"/>
            <w:u w:val="single"/>
            <w:rtl w:val="0"/>
          </w:rPr>
          <w:t xml:space="preserve">large scale 3d printing near 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pageBreakBefore w:val="0"/>
        <w:rPr/>
      </w:pPr>
      <w:bookmarkStart w:colFirst="0" w:colLast="0" w:name="_xkmn7iomo6hw" w:id="389"/>
      <w:bookmarkEnd w:id="389"/>
      <w:hyperlink r:id="rId397">
        <w:r w:rsidDel="00000000" w:rsidR="00000000" w:rsidRPr="00000000">
          <w:rPr>
            <w:color w:val="1155cc"/>
            <w:u w:val="single"/>
            <w:rtl w:val="0"/>
          </w:rPr>
          <w:t xml:space="preserve">large scale 3d printing of complex geometric shapes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pageBreakBefore w:val="0"/>
        <w:rPr/>
      </w:pPr>
      <w:bookmarkStart w:colFirst="0" w:colLast="0" w:name="_kjj4fnwgnwsa" w:id="390"/>
      <w:bookmarkEnd w:id="390"/>
      <w:hyperlink r:id="rId398">
        <w:r w:rsidDel="00000000" w:rsidR="00000000" w:rsidRPr="00000000">
          <w:rPr>
            <w:color w:val="1155cc"/>
            <w:u w:val="single"/>
            <w:rtl w:val="0"/>
          </w:rPr>
          <w:t xml:space="preserve">large scale 3d printing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pageBreakBefore w:val="0"/>
        <w:rPr/>
      </w:pPr>
      <w:bookmarkStart w:colFirst="0" w:colLast="0" w:name="_x7elx1qaisi8" w:id="391"/>
      <w:bookmarkEnd w:id="391"/>
      <w:hyperlink r:id="rId399">
        <w:r w:rsidDel="00000000" w:rsidR="00000000" w:rsidRPr="00000000">
          <w:rPr>
            <w:color w:val="1155cc"/>
            <w:u w:val="single"/>
            <w:rtl w:val="0"/>
          </w:rPr>
          <w:t xml:space="preserve">best large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pageBreakBefore w:val="0"/>
        <w:rPr/>
      </w:pPr>
      <w:bookmarkStart w:colFirst="0" w:colLast="0" w:name="_j8bli7bsxz3" w:id="392"/>
      <w:bookmarkEnd w:id="392"/>
      <w:hyperlink r:id="rId400">
        <w:r w:rsidDel="00000000" w:rsidR="00000000" w:rsidRPr="00000000">
          <w:rPr>
            <w:color w:val="1155cc"/>
            <w:u w:val="single"/>
            <w:rtl w:val="0"/>
          </w:rPr>
          <w:t xml:space="preserve">large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pageBreakBefore w:val="0"/>
        <w:rPr/>
      </w:pPr>
      <w:bookmarkStart w:colFirst="0" w:colLast="0" w:name="_mxf8txb1fkbv" w:id="393"/>
      <w:bookmarkEnd w:id="393"/>
      <w:hyperlink r:id="rId401">
        <w:r w:rsidDel="00000000" w:rsidR="00000000" w:rsidRPr="00000000">
          <w:rPr>
            <w:color w:val="1155cc"/>
            <w:u w:val="single"/>
            <w:rtl w:val="0"/>
          </w:rPr>
          <w:t xml:space="preserve">large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pageBreakBefore w:val="0"/>
        <w:rPr/>
      </w:pPr>
      <w:bookmarkStart w:colFirst="0" w:colLast="0" w:name="_fojbzwdmdyy8" w:id="394"/>
      <w:bookmarkEnd w:id="394"/>
      <w:hyperlink r:id="rId402">
        <w:r w:rsidDel="00000000" w:rsidR="00000000" w:rsidRPr="00000000">
          <w:rPr>
            <w:color w:val="1155cc"/>
            <w:u w:val="single"/>
            <w:rtl w:val="0"/>
          </w:rPr>
          <w:t xml:space="preserve">big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pageBreakBefore w:val="0"/>
        <w:rPr/>
      </w:pPr>
      <w:bookmarkStart w:colFirst="0" w:colLast="0" w:name="_ey5g9re8quql" w:id="395"/>
      <w:bookmarkEnd w:id="395"/>
      <w:hyperlink r:id="rId403">
        <w:r w:rsidDel="00000000" w:rsidR="00000000" w:rsidRPr="00000000">
          <w:rPr>
            <w:color w:val="1155cc"/>
            <w:u w:val="single"/>
            <w:rtl w:val="0"/>
          </w:rPr>
          <w:t xml:space="preserve">huge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pageBreakBefore w:val="0"/>
        <w:rPr/>
      </w:pPr>
      <w:bookmarkStart w:colFirst="0" w:colLast="0" w:name="_t96muwd43256" w:id="396"/>
      <w:bookmarkEnd w:id="396"/>
      <w:hyperlink r:id="rId404">
        <w:r w:rsidDel="00000000" w:rsidR="00000000" w:rsidRPr="00000000">
          <w:rPr>
            <w:color w:val="1155cc"/>
            <w:u w:val="single"/>
            <w:rtl w:val="0"/>
          </w:rPr>
          <w:t xml:space="preserve">All lead screw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pageBreakBefore w:val="0"/>
        <w:rPr/>
      </w:pPr>
      <w:bookmarkStart w:colFirst="0" w:colLast="0" w:name="_iwe1gjtv42gk" w:id="397"/>
      <w:bookmarkEnd w:id="397"/>
      <w:hyperlink r:id="rId405">
        <w:r w:rsidDel="00000000" w:rsidR="00000000" w:rsidRPr="00000000">
          <w:rPr>
            <w:color w:val="1155cc"/>
            <w:u w:val="single"/>
            <w:rtl w:val="0"/>
          </w:rPr>
          <w:t xml:space="preserve">pellet extruder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pageBreakBefore w:val="0"/>
        <w:rPr/>
      </w:pPr>
      <w:bookmarkStart w:colFirst="0" w:colLast="0" w:name="_ubfplu2cby40" w:id="398"/>
      <w:bookmarkEnd w:id="398"/>
      <w:hyperlink r:id="rId406">
        <w:r w:rsidDel="00000000" w:rsidR="00000000" w:rsidRPr="00000000">
          <w:rPr>
            <w:color w:val="1155cc"/>
            <w:u w:val="single"/>
            <w:rtl w:val="0"/>
          </w:rPr>
          <w:t xml:space="preserve">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pageBreakBefore w:val="0"/>
        <w:rPr/>
      </w:pPr>
      <w:bookmarkStart w:colFirst="0" w:colLast="0" w:name="_n7xa4q2oebiv" w:id="399"/>
      <w:bookmarkEnd w:id="399"/>
      <w:hyperlink r:id="rId407">
        <w:r w:rsidDel="00000000" w:rsidR="00000000" w:rsidRPr="00000000">
          <w:rPr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pageBreakBefore w:val="0"/>
        <w:rPr/>
      </w:pPr>
      <w:bookmarkStart w:colFirst="0" w:colLast="0" w:name="_n4p911qd73ay" w:id="400"/>
      <w:bookmarkEnd w:id="400"/>
      <w:hyperlink r:id="rId408">
        <w:r w:rsidDel="00000000" w:rsidR="00000000" w:rsidRPr="00000000">
          <w:rPr>
            <w:color w:val="1155cc"/>
            <w:u w:val="single"/>
            <w:rtl w:val="0"/>
          </w:rPr>
          <w:t xml:space="preserve">duet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pageBreakBefore w:val="0"/>
        <w:rPr/>
      </w:pPr>
      <w:bookmarkStart w:colFirst="0" w:colLast="0" w:name="_merae6cxnlt6" w:id="401"/>
      <w:bookmarkEnd w:id="401"/>
      <w:hyperlink r:id="rId409">
        <w:r w:rsidDel="00000000" w:rsidR="00000000" w:rsidRPr="00000000">
          <w:rPr>
            <w:color w:val="1155cc"/>
            <w:u w:val="single"/>
            <w:rtl w:val="0"/>
          </w:rPr>
          <w:t xml:space="preserve">duetwifi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pageBreakBefore w:val="0"/>
        <w:rPr/>
      </w:pPr>
      <w:bookmarkStart w:colFirst="0" w:colLast="0" w:name="_gvqwyqakec5g" w:id="402"/>
      <w:bookmarkEnd w:id="402"/>
      <w:hyperlink r:id="rId410">
        <w:r w:rsidDel="00000000" w:rsidR="00000000" w:rsidRPr="00000000">
          <w:rPr>
            <w:color w:val="1155cc"/>
            <w:u w:val="single"/>
            <w:rtl w:val="0"/>
          </w:rPr>
          <w:t xml:space="preserve">MRRF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pageBreakBefore w:val="0"/>
        <w:rPr/>
      </w:pPr>
      <w:bookmarkStart w:colFirst="0" w:colLast="0" w:name="_hogrl926nlug" w:id="403"/>
      <w:bookmarkEnd w:id="403"/>
      <w:hyperlink r:id="rId411">
        <w:r w:rsidDel="00000000" w:rsidR="00000000" w:rsidRPr="00000000">
          <w:rPr>
            <w:color w:val="1155cc"/>
            <w:u w:val="single"/>
            <w:rtl w:val="0"/>
          </w:rPr>
          <w:t xml:space="preserve">Midwest Reprap Festival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pageBreakBefore w:val="0"/>
        <w:rPr/>
      </w:pPr>
      <w:bookmarkStart w:colFirst="0" w:colLast="0" w:name="_5x8gcd7iayka" w:id="404"/>
      <w:bookmarkEnd w:id="404"/>
      <w:hyperlink r:id="rId412">
        <w:r w:rsidDel="00000000" w:rsidR="00000000" w:rsidRPr="00000000">
          <w:rPr>
            <w:color w:val="1155cc"/>
            <w:u w:val="single"/>
            <w:rtl w:val="0"/>
          </w:rPr>
          <w:t xml:space="preserve">biggest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pageBreakBefore w:val="0"/>
        <w:rPr/>
      </w:pPr>
      <w:bookmarkStart w:colFirst="0" w:colLast="0" w:name="_cytsbqqrg5oi" w:id="405"/>
      <w:bookmarkEnd w:id="405"/>
      <w:hyperlink r:id="rId413">
        <w:r w:rsidDel="00000000" w:rsidR="00000000" w:rsidRPr="00000000">
          <w:rPr>
            <w:color w:val="1155cc"/>
            <w:u w:val="single"/>
            <w:rtl w:val="0"/>
          </w:rPr>
          <w:t xml:space="preserve">large scale 3d printing service Conroe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pageBreakBefore w:val="0"/>
        <w:rPr/>
      </w:pPr>
      <w:bookmarkStart w:colFirst="0" w:colLast="0" w:name="_ic69dqhd1g7o" w:id="406"/>
      <w:bookmarkEnd w:id="406"/>
      <w:hyperlink r:id="rId414">
        <w:r w:rsidDel="00000000" w:rsidR="00000000" w:rsidRPr="00000000">
          <w:rPr>
            <w:color w:val="1155cc"/>
            <w:u w:val="single"/>
            <w:rtl w:val="0"/>
          </w:rPr>
          <w:t xml:space="preserve">large scale 3d printing shops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pageBreakBefore w:val="0"/>
        <w:rPr/>
      </w:pPr>
      <w:bookmarkStart w:colFirst="0" w:colLast="0" w:name="_k2h7keianpqd" w:id="407"/>
      <w:bookmarkEnd w:id="407"/>
      <w:hyperlink r:id="rId415">
        <w:r w:rsidDel="00000000" w:rsidR="00000000" w:rsidRPr="00000000">
          <w:rPr>
            <w:color w:val="1155cc"/>
            <w:u w:val="single"/>
            <w:rtl w:val="0"/>
          </w:rPr>
          <w:t xml:space="preserve">large scale 3d 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pageBreakBefore w:val="0"/>
        <w:rPr/>
      </w:pPr>
      <w:bookmarkStart w:colFirst="0" w:colLast="0" w:name="_1t6l15n4sbia" w:id="408"/>
      <w:bookmarkEnd w:id="408"/>
      <w:hyperlink r:id="rId416">
        <w:r w:rsidDel="00000000" w:rsidR="00000000" w:rsidRPr="00000000">
          <w:rPr>
            <w:color w:val="1155cc"/>
            <w:u w:val="single"/>
            <w:rtl w:val="0"/>
          </w:rPr>
          <w:t xml:space="preserve">large scale additive manufacturing 3d printing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pageBreakBefore w:val="0"/>
        <w:rPr/>
      </w:pPr>
      <w:bookmarkStart w:colFirst="0" w:colLast="0" w:name="_m1079uehbcje" w:id="409"/>
      <w:bookmarkEnd w:id="409"/>
      <w:hyperlink r:id="rId417">
        <w:r w:rsidDel="00000000" w:rsidR="00000000" w:rsidRPr="00000000">
          <w:rPr>
            <w:color w:val="1155cc"/>
            <w:u w:val="single"/>
            <w:rtl w:val="0"/>
          </w:rPr>
          <w:t xml:space="preserve">large scale am controls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pageBreakBefore w:val="0"/>
        <w:rPr/>
      </w:pPr>
      <w:bookmarkStart w:colFirst="0" w:colLast="0" w:name="_7smotlsbfqpi" w:id="410"/>
      <w:bookmarkEnd w:id="410"/>
      <w:hyperlink r:id="rId418">
        <w:r w:rsidDel="00000000" w:rsidR="00000000" w:rsidRPr="00000000">
          <w:rPr>
            <w:color w:val="1155cc"/>
            <w:u w:val="single"/>
            <w:rtl w:val="0"/>
          </w:rPr>
          <w:t xml:space="preserve">large scale 3d printer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pageBreakBefore w:val="0"/>
        <w:rPr/>
      </w:pPr>
      <w:bookmarkStart w:colFirst="0" w:colLast="0" w:name="_hiej4bzqbch" w:id="411"/>
      <w:bookmarkEnd w:id="411"/>
      <w:hyperlink r:id="rId419">
        <w:r w:rsidDel="00000000" w:rsidR="00000000" w:rsidRPr="00000000">
          <w:rPr>
            <w:color w:val="1155cc"/>
            <w:u w:val="single"/>
            <w:rtl w:val="0"/>
          </w:rPr>
          <w:t xml:space="preserve">large scale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pageBreakBefore w:val="0"/>
        <w:rPr/>
      </w:pPr>
      <w:bookmarkStart w:colFirst="0" w:colLast="0" w:name="_xejdc21jhrt1" w:id="412"/>
      <w:bookmarkEnd w:id="412"/>
      <w:hyperlink r:id="rId420">
        <w:r w:rsidDel="00000000" w:rsidR="00000000" w:rsidRPr="00000000">
          <w:rPr>
            <w:color w:val="1155cc"/>
            <w:u w:val="single"/>
            <w:rtl w:val="0"/>
          </w:rPr>
          <w:t xml:space="preserve">large scale fdm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pageBreakBefore w:val="0"/>
        <w:rPr/>
      </w:pPr>
      <w:bookmarkStart w:colFirst="0" w:colLast="0" w:name="_z2wjakhmfn4x" w:id="413"/>
      <w:bookmarkEnd w:id="413"/>
      <w:hyperlink r:id="rId421">
        <w:r w:rsidDel="00000000" w:rsidR="00000000" w:rsidRPr="00000000">
          <w:rPr>
            <w:color w:val="1155cc"/>
            <w:u w:val="single"/>
            <w:rtl w:val="0"/>
          </w:rPr>
          <w:t xml:space="preserve">large scale industrial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pageBreakBefore w:val="0"/>
        <w:rPr/>
      </w:pPr>
      <w:bookmarkStart w:colFirst="0" w:colLast="0" w:name="_qoe0tg5bpzoy" w:id="414"/>
      <w:bookmarkEnd w:id="414"/>
      <w:hyperlink r:id="rId422">
        <w:r w:rsidDel="00000000" w:rsidR="00000000" w:rsidRPr="00000000">
          <w:rPr>
            <w:color w:val="1155cc"/>
            <w:u w:val="single"/>
            <w:rtl w:val="0"/>
          </w:rPr>
          <w:t xml:space="preserve">large scale nylon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pageBreakBefore w:val="0"/>
        <w:rPr/>
      </w:pPr>
      <w:bookmarkStart w:colFirst="0" w:colLast="0" w:name="_tbat3mcq3idj" w:id="415"/>
      <w:bookmarkEnd w:id="415"/>
      <w:hyperlink r:id="rId423">
        <w:r w:rsidDel="00000000" w:rsidR="00000000" w:rsidRPr="00000000">
          <w:rPr>
            <w:color w:val="1155cc"/>
            <w:u w:val="single"/>
            <w:rtl w:val="0"/>
          </w:rPr>
          <w:t xml:space="preserve">large scale polystyrene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pageBreakBefore w:val="0"/>
        <w:rPr/>
      </w:pPr>
      <w:bookmarkStart w:colFirst="0" w:colLast="0" w:name="_8jx8b6x4dfxd" w:id="416"/>
      <w:bookmarkEnd w:id="416"/>
      <w:hyperlink r:id="rId424">
        <w:r w:rsidDel="00000000" w:rsidR="00000000" w:rsidRPr="00000000">
          <w:rPr>
            <w:color w:val="1155cc"/>
            <w:u w:val="single"/>
            <w:rtl w:val="0"/>
          </w:rPr>
          <w:t xml:space="preserve">local 3d printing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pageBreakBefore w:val="0"/>
        <w:rPr/>
      </w:pPr>
      <w:bookmarkStart w:colFirst="0" w:colLast="0" w:name="_z3wvk987fyhc" w:id="417"/>
      <w:bookmarkEnd w:id="417"/>
      <w:hyperlink r:id="rId425">
        <w:r w:rsidDel="00000000" w:rsidR="00000000" w:rsidRPr="00000000">
          <w:rPr>
            <w:color w:val="1155cc"/>
            <w:u w:val="single"/>
            <w:rtl w:val="0"/>
          </w:rPr>
          <w:t xml:space="preserve">m3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pageBreakBefore w:val="0"/>
        <w:rPr/>
      </w:pPr>
      <w:bookmarkStart w:colFirst="0" w:colLast="0" w:name="_vvsamc2jzp9o" w:id="418"/>
      <w:bookmarkEnd w:id="418"/>
      <w:hyperlink r:id="rId426">
        <w:r w:rsidDel="00000000" w:rsidR="00000000" w:rsidRPr="00000000">
          <w:rPr>
            <w:color w:val="1155cc"/>
            <w:u w:val="single"/>
            <w:rtl w:val="0"/>
          </w:rPr>
          <w:t xml:space="preserve">make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pageBreakBefore w:val="0"/>
        <w:rPr/>
      </w:pPr>
      <w:bookmarkStart w:colFirst="0" w:colLast="0" w:name="_3gqrk8ntnikn" w:id="419"/>
      <w:bookmarkEnd w:id="419"/>
      <w:hyperlink r:id="rId427">
        <w:r w:rsidDel="00000000" w:rsidR="00000000" w:rsidRPr="00000000">
          <w:rPr>
            <w:color w:val="1155cc"/>
            <w:u w:val="single"/>
            <w:rtl w:val="0"/>
          </w:rPr>
          <w:t xml:space="preserve">modix big-60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pageBreakBefore w:val="0"/>
        <w:rPr/>
      </w:pPr>
      <w:bookmarkStart w:colFirst="0" w:colLast="0" w:name="_q8mqcp5ntroa" w:id="420"/>
      <w:bookmarkEnd w:id="420"/>
      <w:hyperlink r:id="rId428">
        <w:r w:rsidDel="00000000" w:rsidR="00000000" w:rsidRPr="00000000">
          <w:rPr>
            <w:color w:val="1155cc"/>
            <w:u w:val="single"/>
            <w:rtl w:val="0"/>
          </w:rPr>
          <w:t xml:space="preserve">needs to do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pageBreakBefore w:val="0"/>
        <w:rPr/>
      </w:pPr>
      <w:bookmarkStart w:colFirst="0" w:colLast="0" w:name="_3s3z3dsvkn7p" w:id="421"/>
      <w:bookmarkEnd w:id="421"/>
      <w:hyperlink r:id="rId429">
        <w:r w:rsidDel="00000000" w:rsidR="00000000" w:rsidRPr="00000000">
          <w:rPr>
            <w:color w:val="1155cc"/>
            <w:u w:val="single"/>
            <w:rtl w:val="0"/>
          </w:rPr>
          <w:t xml:space="preserve">open source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pageBreakBefore w:val="0"/>
        <w:rPr/>
      </w:pPr>
      <w:bookmarkStart w:colFirst="0" w:colLast="0" w:name="_x3577mkqx1ou" w:id="422"/>
      <w:bookmarkEnd w:id="422"/>
      <w:hyperlink r:id="rId430">
        <w:r w:rsidDel="00000000" w:rsidR="00000000" w:rsidRPr="00000000">
          <w:rPr>
            <w:color w:val="1155cc"/>
            <w:u w:val="single"/>
            <w:rtl w:val="0"/>
          </w:rPr>
          <w:t xml:space="preserve">build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pageBreakBefore w:val="0"/>
        <w:rPr/>
      </w:pPr>
      <w:bookmarkStart w:colFirst="0" w:colLast="0" w:name="_75x1nztejk0k" w:id="423"/>
      <w:bookmarkEnd w:id="423"/>
      <w:hyperlink r:id="rId431">
        <w:r w:rsidDel="00000000" w:rsidR="00000000" w:rsidRPr="00000000">
          <w:rPr>
            <w:color w:val="1155cc"/>
            <w:u w:val="single"/>
            <w:rtl w:val="0"/>
          </w:rPr>
          <w:t xml:space="preserve">upgrade 3d printer to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pageBreakBefore w:val="0"/>
        <w:rPr/>
      </w:pPr>
      <w:bookmarkStart w:colFirst="0" w:colLast="0" w:name="_tnhas24hp6pt" w:id="424"/>
      <w:bookmarkEnd w:id="424"/>
      <w:hyperlink r:id="rId432">
        <w:r w:rsidDel="00000000" w:rsidR="00000000" w:rsidRPr="00000000">
          <w:rPr>
            <w:color w:val="1155cc"/>
            <w:u w:val="single"/>
            <w:rtl w:val="0"/>
          </w:rPr>
          <w:t xml:space="preserve">Big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pageBreakBefore w:val="0"/>
        <w:rPr/>
      </w:pPr>
      <w:bookmarkStart w:colFirst="0" w:colLast="0" w:name="_srmajhj9thxg" w:id="425"/>
      <w:bookmarkEnd w:id="425"/>
      <w:hyperlink r:id="rId433">
        <w:r w:rsidDel="00000000" w:rsidR="00000000" w:rsidRPr="00000000">
          <w:rPr>
            <w:color w:val="1155cc"/>
            <w:u w:val="single"/>
            <w:rtl w:val="0"/>
          </w:rPr>
          <w:t xml:space="preserve">Huge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pageBreakBefore w:val="0"/>
        <w:rPr/>
      </w:pPr>
      <w:bookmarkStart w:colFirst="0" w:colLast="0" w:name="_t0lgmrvtgqn0" w:id="426"/>
      <w:bookmarkEnd w:id="426"/>
      <w:hyperlink r:id="rId434">
        <w:r w:rsidDel="00000000" w:rsidR="00000000" w:rsidRPr="00000000">
          <w:rPr>
            <w:color w:val="1155cc"/>
            <w:u w:val="single"/>
            <w:rtl w:val="0"/>
          </w:rPr>
          <w:t xml:space="preserve">build your own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pageBreakBefore w:val="0"/>
        <w:rPr/>
      </w:pPr>
      <w:bookmarkStart w:colFirst="0" w:colLast="0" w:name="_eaucvoj1mi5r" w:id="427"/>
      <w:bookmarkEnd w:id="427"/>
      <w:hyperlink r:id="rId435">
        <w:r w:rsidDel="00000000" w:rsidR="00000000" w:rsidRPr="00000000">
          <w:rPr>
            <w:color w:val="1155cc"/>
            <w:u w:val="single"/>
            <w:rtl w:val="0"/>
          </w:rPr>
          <w:t xml:space="preserve">building a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pageBreakBefore w:val="0"/>
        <w:rPr/>
      </w:pPr>
      <w:bookmarkStart w:colFirst="0" w:colLast="0" w:name="_ehv4o15f47tw" w:id="428"/>
      <w:bookmarkEnd w:id="428"/>
      <w:hyperlink r:id="rId436">
        <w:r w:rsidDel="00000000" w:rsidR="00000000" w:rsidRPr="00000000">
          <w:rPr>
            <w:color w:val="1155cc"/>
            <w:u w:val="single"/>
            <w:rtl w:val="0"/>
          </w:rPr>
          <w:t xml:space="preserve">1200 x 1200 large scale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pageBreakBefore w:val="0"/>
        <w:rPr/>
      </w:pPr>
      <w:bookmarkStart w:colFirst="0" w:colLast="0" w:name="_dv4hcb7nkaaf" w:id="429"/>
      <w:bookmarkEnd w:id="429"/>
      <w:hyperlink r:id="rId437">
        <w:r w:rsidDel="00000000" w:rsidR="00000000" w:rsidRPr="00000000">
          <w:rPr>
            <w:color w:val="1155cc"/>
            <w:u w:val="single"/>
            <w:rtl w:val="0"/>
          </w:rPr>
          <w:t xml:space="preserve">3d large scale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pageBreakBefore w:val="0"/>
        <w:rPr/>
      </w:pPr>
      <w:bookmarkStart w:colFirst="0" w:colLast="0" w:name="_dwsul34r5o9i" w:id="430"/>
      <w:bookmarkEnd w:id="430"/>
      <w:hyperlink r:id="rId438">
        <w:r w:rsidDel="00000000" w:rsidR="00000000" w:rsidRPr="00000000">
          <w:rPr>
            <w:color w:val="1155cc"/>
            <w:u w:val="single"/>
            <w:rtl w:val="0"/>
          </w:rPr>
          <w:t xml:space="preserve">3d printer for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pageBreakBefore w:val="0"/>
        <w:rPr/>
      </w:pPr>
      <w:bookmarkStart w:colFirst="0" w:colLast="0" w:name="_j5o5635wnqav" w:id="431"/>
      <w:bookmarkEnd w:id="431"/>
      <w:hyperlink r:id="rId439">
        <w:r w:rsidDel="00000000" w:rsidR="00000000" w:rsidRPr="00000000">
          <w:rPr>
            <w:color w:val="1155cc"/>
            <w:u w:val="single"/>
            <w:rtl w:val="0"/>
          </w:rPr>
          <w:t xml:space="preserve">build a homemade 3d printer large scale hypercube clone bigrep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pageBreakBefore w:val="0"/>
        <w:rPr/>
      </w:pPr>
      <w:bookmarkStart w:colFirst="0" w:colLast="0" w:name="_c5k2dsmje0fw" w:id="432"/>
      <w:bookmarkEnd w:id="432"/>
      <w:hyperlink r:id="rId440">
        <w:r w:rsidDel="00000000" w:rsidR="00000000" w:rsidRPr="00000000">
          <w:rPr>
            <w:color w:val="1155cc"/>
            <w:u w:val="single"/>
            <w:rtl w:val="0"/>
          </w:rPr>
          <w:t xml:space="preserve">build a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pageBreakBefore w:val="0"/>
        <w:rPr/>
      </w:pPr>
      <w:bookmarkStart w:colFirst="0" w:colLast="0" w:name="_kml9c6hy91as" w:id="433"/>
      <w:bookmarkEnd w:id="433"/>
      <w:hyperlink r:id="rId441">
        <w:r w:rsidDel="00000000" w:rsidR="00000000" w:rsidRPr="00000000">
          <w:rPr>
            <w:color w:val="1155cc"/>
            <w:u w:val="single"/>
            <w:rtl w:val="0"/>
          </w:rPr>
          <w:t xml:space="preserve">buy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pageBreakBefore w:val="0"/>
        <w:rPr/>
      </w:pPr>
      <w:bookmarkStart w:colFirst="0" w:colLast="0" w:name="_s3fzg86xthcr" w:id="434"/>
      <w:bookmarkEnd w:id="434"/>
      <w:hyperlink r:id="rId442">
        <w:r w:rsidDel="00000000" w:rsidR="00000000" w:rsidRPr="00000000">
          <w:rPr>
            <w:color w:val="1155cc"/>
            <w:u w:val="single"/>
            <w:rtl w:val="0"/>
          </w:rPr>
          <w:t xml:space="preserve">diy 3d printer large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pageBreakBefore w:val="0"/>
        <w:rPr/>
      </w:pPr>
      <w:bookmarkStart w:colFirst="0" w:colLast="0" w:name="_eg6c8n9czfqz" w:id="435"/>
      <w:bookmarkEnd w:id="435"/>
      <w:hyperlink r:id="rId443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pageBreakBefore w:val="0"/>
        <w:rPr/>
      </w:pPr>
      <w:bookmarkStart w:colFirst="0" w:colLast="0" w:name="_ouie0v9bsfrl" w:id="436"/>
      <w:bookmarkEnd w:id="436"/>
      <w:hyperlink r:id="rId444">
        <w:r w:rsidDel="00000000" w:rsidR="00000000" w:rsidRPr="00000000">
          <w:rPr>
            <w:color w:val="1155cc"/>
            <w:u w:val="single"/>
            <w:rtl w:val="0"/>
          </w:rPr>
          <w:t xml:space="preserve">large scale 3d printing Texas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pageBreakBefore w:val="0"/>
        <w:rPr/>
      </w:pPr>
      <w:bookmarkStart w:colFirst="0" w:colLast="0" w:name="_8eexijelm5x2" w:id="437"/>
      <w:bookmarkEnd w:id="437"/>
      <w:hyperlink r:id="rId445">
        <w:r w:rsidDel="00000000" w:rsidR="00000000" w:rsidRPr="00000000">
          <w:rPr>
            <w:color w:val="1155cc"/>
            <w:u w:val="single"/>
            <w:rtl w:val="0"/>
          </w:rPr>
          <w:t xml:space="preserve">large scale 3d printing Conroe, 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pageBreakBefore w:val="0"/>
        <w:rPr/>
      </w:pPr>
      <w:bookmarkStart w:colFirst="0" w:colLast="0" w:name="_ncymu27j9u39" w:id="438"/>
      <w:bookmarkEnd w:id="438"/>
      <w:hyperlink r:id="rId446">
        <w:r w:rsidDel="00000000" w:rsidR="00000000" w:rsidRPr="00000000">
          <w:rPr>
            <w:color w:val="1155cc"/>
            <w:u w:val="single"/>
            <w:rtl w:val="0"/>
          </w:rPr>
          <w:t xml:space="preserve">large scale 3d printing Lone Star College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pageBreakBefore w:val="0"/>
        <w:rPr/>
      </w:pPr>
      <w:bookmarkStart w:colFirst="0" w:colLast="0" w:name="_iu16gu35lakm" w:id="439"/>
      <w:bookmarkEnd w:id="439"/>
      <w:hyperlink r:id="rId447">
        <w:r w:rsidDel="00000000" w:rsidR="00000000" w:rsidRPr="00000000">
          <w:rPr>
            <w:color w:val="1155cc"/>
            <w:u w:val="single"/>
            <w:rtl w:val="0"/>
          </w:rPr>
          <w:t xml:space="preserve">large fdm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pageBreakBefore w:val="0"/>
        <w:rPr/>
      </w:pPr>
      <w:bookmarkStart w:colFirst="0" w:colLast="0" w:name="_a794xryxp6fb" w:id="440"/>
      <w:bookmarkEnd w:id="440"/>
      <w:hyperlink r:id="rId448">
        <w:r w:rsidDel="00000000" w:rsidR="00000000" w:rsidRPr="00000000">
          <w:rPr>
            <w:color w:val="1155cc"/>
            <w:u w:val="single"/>
            <w:rtl w:val="0"/>
          </w:rPr>
          <w:t xml:space="preserve">large scale industrial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pageBreakBefore w:val="0"/>
        <w:rPr/>
      </w:pPr>
      <w:bookmarkStart w:colFirst="0" w:colLast="0" w:name="_qwgpecudzaf8" w:id="441"/>
      <w:bookmarkEnd w:id="441"/>
      <w:hyperlink r:id="rId449">
        <w:r w:rsidDel="00000000" w:rsidR="00000000" w:rsidRPr="00000000">
          <w:rPr>
            <w:color w:val="1155cc"/>
            <w:u w:val="single"/>
            <w:rtl w:val="0"/>
          </w:rPr>
          <w:t xml:space="preserve">make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pageBreakBefore w:val="0"/>
        <w:rPr/>
      </w:pPr>
      <w:bookmarkStart w:colFirst="0" w:colLast="0" w:name="_md3pekfgpugo" w:id="442"/>
      <w:bookmarkEnd w:id="442"/>
      <w:hyperlink r:id="rId450">
        <w:r w:rsidDel="00000000" w:rsidR="00000000" w:rsidRPr="00000000">
          <w:rPr>
            <w:color w:val="1155cc"/>
            <w:u w:val="single"/>
            <w:rtl w:val="0"/>
          </w:rPr>
          <w:t xml:space="preserve">modix big-60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pageBreakBefore w:val="0"/>
        <w:rPr/>
      </w:pPr>
      <w:bookmarkStart w:colFirst="0" w:colLast="0" w:name="_wfzmwwnda04" w:id="443"/>
      <w:bookmarkEnd w:id="443"/>
      <w:hyperlink r:id="rId451">
        <w:r w:rsidDel="00000000" w:rsidR="00000000" w:rsidRPr="00000000">
          <w:rPr>
            <w:color w:val="1155cc"/>
            <w:u w:val="single"/>
            <w:rtl w:val="0"/>
          </w:rPr>
          <w:t xml:space="preserve">Large Format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pageBreakBefore w:val="0"/>
        <w:rPr/>
      </w:pPr>
      <w:bookmarkStart w:colFirst="0" w:colLast="0" w:name="_a3mllvq1trkg" w:id="444"/>
      <w:bookmarkEnd w:id="444"/>
      <w:hyperlink r:id="rId452">
        <w:r w:rsidDel="00000000" w:rsidR="00000000" w:rsidRPr="00000000">
          <w:rPr>
            <w:color w:val="1155cc"/>
            <w:u w:val="single"/>
            <w:rtl w:val="0"/>
          </w:rPr>
          <w:t xml:space="preserve">3d printing big objects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pageBreakBefore w:val="0"/>
        <w:rPr/>
      </w:pPr>
      <w:bookmarkStart w:colFirst="0" w:colLast="0" w:name="_y52zpufi8r4m" w:id="445"/>
      <w:bookmarkEnd w:id="445"/>
      <w:hyperlink r:id="rId453">
        <w:r w:rsidDel="00000000" w:rsidR="00000000" w:rsidRPr="00000000">
          <w:rPr>
            <w:color w:val="1155cc"/>
            <w:u w:val="single"/>
            <w:rtl w:val="0"/>
          </w:rPr>
          <w:t xml:space="preserve">workhorse 3d printer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pageBreakBefore w:val="0"/>
        <w:rPr/>
      </w:pPr>
      <w:bookmarkStart w:colFirst="0" w:colLast="0" w:name="_u7iubzfszu6k" w:id="446"/>
      <w:bookmarkEnd w:id="446"/>
      <w:hyperlink r:id="rId454">
        <w:r w:rsidDel="00000000" w:rsidR="00000000" w:rsidRPr="00000000">
          <w:rPr>
            <w:color w:val="1155cc"/>
            <w:u w:val="single"/>
            <w:rtl w:val="0"/>
          </w:rPr>
          <w:t xml:space="preserve">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pageBreakBefore w:val="0"/>
        <w:rPr/>
      </w:pPr>
      <w:bookmarkStart w:colFirst="0" w:colLast="0" w:name="_7a8uc9dtl2e9" w:id="447"/>
      <w:bookmarkEnd w:id="447"/>
      <w:hyperlink r:id="rId455">
        <w:r w:rsidDel="00000000" w:rsidR="00000000" w:rsidRPr="00000000">
          <w:rPr>
            <w:color w:val="1155cc"/>
            <w:u w:val="single"/>
            <w:rtl w:val="0"/>
          </w:rPr>
          <w:t xml:space="preserve">creatbot dx plus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pageBreakBefore w:val="0"/>
        <w:rPr/>
      </w:pPr>
      <w:bookmarkStart w:colFirst="0" w:colLast="0" w:name="_wfa921kfi1ru" w:id="448"/>
      <w:bookmarkEnd w:id="448"/>
      <w:hyperlink r:id="rId456">
        <w:r w:rsidDel="00000000" w:rsidR="00000000" w:rsidRPr="00000000">
          <w:rPr>
            <w:color w:val="1155cc"/>
            <w:u w:val="single"/>
            <w:rtl w:val="0"/>
          </w:rPr>
          <w:t xml:space="preserve">high volume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pageBreakBefore w:val="0"/>
        <w:rPr/>
      </w:pPr>
      <w:bookmarkStart w:colFirst="0" w:colLast="0" w:name="_j5pfyviylfqq" w:id="449"/>
      <w:bookmarkEnd w:id="449"/>
      <w:hyperlink r:id="rId457">
        <w:r w:rsidDel="00000000" w:rsidR="00000000" w:rsidRPr="00000000">
          <w:rPr>
            <w:color w:val="1155cc"/>
            <w:u w:val="single"/>
            <w:rtl w:val="0"/>
          </w:rPr>
          <w:t xml:space="preserve">best large format printer for home office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pageBreakBefore w:val="0"/>
        <w:rPr/>
      </w:pPr>
      <w:bookmarkStart w:colFirst="0" w:colLast="0" w:name="_nzw8qx6h4hgr" w:id="450"/>
      <w:bookmarkEnd w:id="450"/>
      <w:hyperlink r:id="rId458">
        <w:r w:rsidDel="00000000" w:rsidR="00000000" w:rsidRPr="00000000">
          <w:rPr>
            <w:color w:val="1155cc"/>
            <w:u w:val="single"/>
            <w:rtl w:val="0"/>
          </w:rPr>
          <w:t xml:space="preserve">what is the best large format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pageBreakBefore w:val="0"/>
        <w:rPr/>
      </w:pPr>
      <w:bookmarkStart w:colFirst="0" w:colLast="0" w:name="_qv93twj787pi" w:id="451"/>
      <w:bookmarkEnd w:id="451"/>
      <w:hyperlink r:id="rId459">
        <w:r w:rsidDel="00000000" w:rsidR="00000000" w:rsidRPr="00000000">
          <w:rPr>
            <w:color w:val="1155cc"/>
            <w:u w:val="single"/>
            <w:rtl w:val="0"/>
          </w:rPr>
          <w:t xml:space="preserve">high quantity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pageBreakBefore w:val="0"/>
        <w:rPr/>
      </w:pPr>
      <w:bookmarkStart w:colFirst="0" w:colLast="0" w:name="_r60tprp4x6e5" w:id="452"/>
      <w:bookmarkEnd w:id="452"/>
      <w:hyperlink r:id="rId460">
        <w:r w:rsidDel="00000000" w:rsidR="00000000" w:rsidRPr="00000000">
          <w:rPr>
            <w:color w:val="1155cc"/>
            <w:u w:val="single"/>
            <w:rtl w:val="0"/>
          </w:rPr>
          <w:t xml:space="preserve">best printer for large quantities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pageBreakBefore w:val="0"/>
        <w:rPr/>
      </w:pPr>
      <w:bookmarkStart w:colFirst="0" w:colLast="0" w:name="_jf680qwolfuz" w:id="453"/>
      <w:bookmarkEnd w:id="453"/>
      <w:hyperlink r:id="rId461">
        <w:r w:rsidDel="00000000" w:rsidR="00000000" w:rsidRPr="00000000">
          <w:rPr>
            <w:color w:val="1155cc"/>
            <w:u w:val="single"/>
            <w:rtl w:val="0"/>
          </w:rPr>
          <w:t xml:space="preserve">printer large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pageBreakBefore w:val="0"/>
        <w:rPr/>
      </w:pPr>
      <w:bookmarkStart w:colFirst="0" w:colLast="0" w:name="_z67kvusio51h" w:id="454"/>
      <w:bookmarkEnd w:id="454"/>
      <w:hyperlink r:id="rId462">
        <w:r w:rsidDel="00000000" w:rsidR="00000000" w:rsidRPr="00000000">
          <w:rPr>
            <w:color w:val="1155cc"/>
            <w:u w:val="single"/>
            <w:rtl w:val="0"/>
          </w:rPr>
          <w:t xml:space="preserve">world's largest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pageBreakBefore w:val="0"/>
        <w:rPr/>
      </w:pPr>
      <w:bookmarkStart w:colFirst="0" w:colLast="0" w:name="_1op3vfdmrhfh" w:id="455"/>
      <w:bookmarkEnd w:id="455"/>
      <w:hyperlink r:id="rId463">
        <w:r w:rsidDel="00000000" w:rsidR="00000000" w:rsidRPr="00000000">
          <w:rPr>
            <w:color w:val="1155cc"/>
            <w:u w:val="single"/>
            <w:rtl w:val="0"/>
          </w:rPr>
          <w:t xml:space="preserve">large capacity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pageBreakBefore w:val="0"/>
        <w:rPr/>
      </w:pPr>
      <w:bookmarkStart w:colFirst="0" w:colLast="0" w:name="_pif2v2y52agt" w:id="456"/>
      <w:bookmarkEnd w:id="456"/>
      <w:hyperlink r:id="rId464">
        <w:r w:rsidDel="00000000" w:rsidR="00000000" w:rsidRPr="00000000">
          <w:rPr>
            <w:color w:val="1155cc"/>
            <w:u w:val="single"/>
            <w:rtl w:val="0"/>
          </w:rPr>
          <w:t xml:space="preserve">large quantity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pageBreakBefore w:val="0"/>
        <w:rPr/>
      </w:pPr>
      <w:bookmarkStart w:colFirst="0" w:colLast="0" w:name="_ixbs4u6bsx72" w:id="457"/>
      <w:bookmarkEnd w:id="457"/>
      <w:hyperlink r:id="rId465">
        <w:r w:rsidDel="00000000" w:rsidR="00000000" w:rsidRPr="00000000">
          <w:rPr>
            <w:color w:val="1155cc"/>
            <w:u w:val="single"/>
            <w:rtl w:val="0"/>
          </w:rPr>
          <w:t xml:space="preserve">printer large format 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pageBreakBefore w:val="0"/>
        <w:rPr/>
      </w:pPr>
      <w:bookmarkStart w:colFirst="0" w:colLast="0" w:name="_jyr6j1rtxlbp" w:id="458"/>
      <w:bookmarkEnd w:id="458"/>
      <w:hyperlink r:id="rId466">
        <w:r w:rsidDel="00000000" w:rsidR="00000000" w:rsidRPr="00000000">
          <w:rPr>
            <w:color w:val="1155cc"/>
            <w:u w:val="single"/>
            <w:rtl w:val="0"/>
          </w:rPr>
          <w:t xml:space="preserve">printer for large 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pageBreakBefore w:val="0"/>
        <w:rPr/>
      </w:pPr>
      <w:bookmarkStart w:colFirst="0" w:colLast="0" w:name="_qb7865sdeoko" w:id="459"/>
      <w:bookmarkEnd w:id="459"/>
      <w:hyperlink r:id="rId467">
        <w:r w:rsidDel="00000000" w:rsidR="00000000" w:rsidRPr="00000000">
          <w:rPr>
            <w:color w:val="1155cc"/>
            <w:u w:val="single"/>
            <w:rtl w:val="0"/>
          </w:rPr>
          <w:t xml:space="preserve">big printer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pageBreakBefore w:val="0"/>
        <w:rPr/>
      </w:pPr>
      <w:bookmarkStart w:colFirst="0" w:colLast="0" w:name="_x2yoagmvzsgp" w:id="460"/>
      <w:bookmarkEnd w:id="460"/>
      <w:hyperlink r:id="rId468">
        <w:r w:rsidDel="00000000" w:rsidR="00000000" w:rsidRPr="00000000">
          <w:rPr>
            <w:color w:val="1155cc"/>
            <w:u w:val="single"/>
            <w:rtl w:val="0"/>
          </w:rPr>
          <w:t xml:space="preserve">budget large format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pageBreakBefore w:val="0"/>
        <w:rPr/>
      </w:pPr>
      <w:bookmarkStart w:colFirst="0" w:colLast="0" w:name="_w2vo7ecnlg06" w:id="461"/>
      <w:bookmarkEnd w:id="461"/>
      <w:hyperlink r:id="rId469">
        <w:r w:rsidDel="00000000" w:rsidR="00000000" w:rsidRPr="00000000">
          <w:rPr>
            <w:color w:val="1155cc"/>
            <w:u w:val="single"/>
            <w:rtl w:val="0"/>
          </w:rPr>
          <w:t xml:space="preserve">3d printer heated bed 500x500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pageBreakBefore w:val="0"/>
        <w:rPr/>
      </w:pPr>
      <w:bookmarkStart w:colFirst="0" w:colLast="0" w:name="_3sz7eojtu36e" w:id="462"/>
      <w:bookmarkEnd w:id="462"/>
      <w:hyperlink r:id="rId470">
        <w:r w:rsidDel="00000000" w:rsidR="00000000" w:rsidRPr="00000000">
          <w:rPr>
            <w:color w:val="1155cc"/>
            <w:u w:val="single"/>
            <w:rtl w:val="0"/>
          </w:rPr>
          <w:t xml:space="preserve">large heated print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pageBreakBefore w:val="0"/>
        <w:rPr/>
      </w:pPr>
      <w:bookmarkStart w:colFirst="0" w:colLast="0" w:name="_144i2i2kpuj4" w:id="463"/>
      <w:bookmarkEnd w:id="463"/>
      <w:hyperlink r:id="rId471">
        <w:r w:rsidDel="00000000" w:rsidR="00000000" w:rsidRPr="00000000">
          <w:rPr>
            <w:color w:val="1155cc"/>
            <w:u w:val="single"/>
            <w:rtl w:val="0"/>
          </w:rPr>
          <w:t xml:space="preserve">best large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pageBreakBefore w:val="0"/>
        <w:rPr/>
      </w:pPr>
      <w:bookmarkStart w:colFirst="0" w:colLast="0" w:name="_3q8g6fg2i2oy" w:id="464"/>
      <w:bookmarkEnd w:id="464"/>
      <w:hyperlink r:id="rId472">
        <w:r w:rsidDel="00000000" w:rsidR="00000000" w:rsidRPr="00000000">
          <w:rPr>
            <w:color w:val="1155cc"/>
            <w:u w:val="single"/>
            <w:rtl w:val="0"/>
          </w:rPr>
          <w:t xml:space="preserve">giant 3d printer from scratch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pageBreakBefore w:val="0"/>
        <w:rPr/>
      </w:pPr>
      <w:bookmarkStart w:colFirst="0" w:colLast="0" w:name="_90pakvtw7ikg" w:id="465"/>
      <w:bookmarkEnd w:id="465"/>
      <w:hyperlink r:id="rId473">
        <w:r w:rsidDel="00000000" w:rsidR="00000000" w:rsidRPr="00000000">
          <w:rPr>
            <w:color w:val="1155cc"/>
            <w:u w:val="single"/>
            <w:rtl w:val="0"/>
          </w:rPr>
          <w:t xml:space="preserve">large industrial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pageBreakBefore w:val="0"/>
        <w:rPr/>
      </w:pPr>
      <w:bookmarkStart w:colFirst="0" w:colLast="0" w:name="_7el0lgspho53" w:id="466"/>
      <w:bookmarkEnd w:id="466"/>
      <w:hyperlink r:id="rId474">
        <w:r w:rsidDel="00000000" w:rsidR="00000000" w:rsidRPr="00000000">
          <w:rPr>
            <w:color w:val="1155cc"/>
            <w:u w:val="single"/>
            <w:rtl w:val="0"/>
          </w:rPr>
          <w:t xml:space="preserve">3d printer heated bed sizes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pageBreakBefore w:val="0"/>
        <w:rPr/>
      </w:pPr>
      <w:bookmarkStart w:colFirst="0" w:colLast="0" w:name="_4t83emy4knd0" w:id="467"/>
      <w:bookmarkEnd w:id="467"/>
      <w:hyperlink r:id="rId475">
        <w:r w:rsidDel="00000000" w:rsidR="00000000" w:rsidRPr="00000000">
          <w:rPr>
            <w:color w:val="1155cc"/>
            <w:u w:val="single"/>
            <w:rtl w:val="0"/>
          </w:rPr>
          <w:t xml:space="preserve">3d printing maximum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pageBreakBefore w:val="0"/>
        <w:rPr/>
      </w:pPr>
      <w:bookmarkStart w:colFirst="0" w:colLast="0" w:name="_mv6zrocm16xf" w:id="468"/>
      <w:bookmarkEnd w:id="468"/>
      <w:hyperlink r:id="rId476">
        <w:r w:rsidDel="00000000" w:rsidR="00000000" w:rsidRPr="00000000">
          <w:rPr>
            <w:color w:val="1155cc"/>
            <w:u w:val="single"/>
            <w:rtl w:val="0"/>
          </w:rPr>
          <w:t xml:space="preserve">low cost large format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pageBreakBefore w:val="0"/>
        <w:rPr/>
      </w:pPr>
      <w:bookmarkStart w:colFirst="0" w:colLast="0" w:name="_ojsk2xk3dt7o" w:id="469"/>
      <w:bookmarkEnd w:id="469"/>
      <w:hyperlink r:id="rId477">
        <w:r w:rsidDel="00000000" w:rsidR="00000000" w:rsidRPr="00000000">
          <w:rPr>
            <w:color w:val="1155cc"/>
            <w:u w:val="single"/>
            <w:rtl w:val="0"/>
          </w:rPr>
          <w:t xml:space="preserve">largest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pageBreakBefore w:val="0"/>
        <w:rPr/>
      </w:pPr>
      <w:bookmarkStart w:colFirst="0" w:colLast="0" w:name="_t61onpc74qj1" w:id="470"/>
      <w:bookmarkEnd w:id="470"/>
      <w:hyperlink r:id="rId478">
        <w:r w:rsidDel="00000000" w:rsidR="00000000" w:rsidRPr="00000000">
          <w:rPr>
            <w:color w:val="1155cc"/>
            <w:u w:val="single"/>
            <w:rtl w:val="0"/>
          </w:rPr>
          <w:t xml:space="preserve">giant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pageBreakBefore w:val="0"/>
        <w:rPr/>
      </w:pPr>
      <w:bookmarkStart w:colFirst="0" w:colLast="0" w:name="_28u8oinbw9tj" w:id="471"/>
      <w:bookmarkEnd w:id="471"/>
      <w:hyperlink r:id="rId479">
        <w:r w:rsidDel="00000000" w:rsidR="00000000" w:rsidRPr="00000000">
          <w:rPr>
            <w:color w:val="1155cc"/>
            <w:u w:val="single"/>
            <w:rtl w:val="0"/>
          </w:rPr>
          <w:t xml:space="preserve">Giant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pageBreakBefore w:val="0"/>
        <w:rPr/>
      </w:pPr>
      <w:bookmarkStart w:colFirst="0" w:colLast="0" w:name="_plqf3bap47ph" w:id="472"/>
      <w:bookmarkEnd w:id="472"/>
      <w:hyperlink r:id="rId480">
        <w:r w:rsidDel="00000000" w:rsidR="00000000" w:rsidRPr="00000000">
          <w:rPr>
            <w:color w:val="1155cc"/>
            <w:u w:val="single"/>
            <w:rtl w:val="0"/>
          </w:rPr>
          <w:t xml:space="preserve">Giant 3d printer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pageBreakBefore w:val="0"/>
        <w:rPr/>
      </w:pPr>
      <w:bookmarkStart w:colFirst="0" w:colLast="0" w:name="_e7phf8iz7h18" w:id="473"/>
      <w:bookmarkEnd w:id="473"/>
      <w:hyperlink r:id="rId481">
        <w:r w:rsidDel="00000000" w:rsidR="00000000" w:rsidRPr="00000000">
          <w:rPr>
            <w:color w:val="1155cc"/>
            <w:u w:val="single"/>
            <w:rtl w:val="0"/>
          </w:rPr>
          <w:t xml:space="preserve">Giant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pageBreakBefore w:val="0"/>
        <w:rPr/>
      </w:pPr>
      <w:bookmarkStart w:colFirst="0" w:colLast="0" w:name="_81v1v7x2203p" w:id="474"/>
      <w:bookmarkEnd w:id="474"/>
      <w:hyperlink r:id="rId482">
        <w:r w:rsidDel="00000000" w:rsidR="00000000" w:rsidRPr="00000000">
          <w:rPr>
            <w:color w:val="1155cc"/>
            <w:u w:val="single"/>
            <w:rtl w:val="0"/>
          </w:rPr>
          <w:t xml:space="preserve">3d printer sizes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pageBreakBefore w:val="0"/>
        <w:rPr/>
      </w:pPr>
      <w:bookmarkStart w:colFirst="0" w:colLast="0" w:name="_1kutrsjqlwz8" w:id="475"/>
      <w:bookmarkEnd w:id="475"/>
      <w:hyperlink r:id="rId483">
        <w:r w:rsidDel="00000000" w:rsidR="00000000" w:rsidRPr="00000000">
          <w:rPr>
            <w:color w:val="1155cc"/>
            <w:u w:val="single"/>
            <w:rtl w:val="0"/>
          </w:rPr>
          <w:t xml:space="preserve">3d printing max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pageBreakBefore w:val="0"/>
        <w:rPr/>
      </w:pPr>
      <w:bookmarkStart w:colFirst="0" w:colLast="0" w:name="_7amb865u8lvt" w:id="476"/>
      <w:bookmarkEnd w:id="476"/>
      <w:hyperlink r:id="rId484">
        <w:r w:rsidDel="00000000" w:rsidR="00000000" w:rsidRPr="00000000">
          <w:rPr>
            <w:color w:val="1155cc"/>
            <w:u w:val="single"/>
            <w:rtl w:val="0"/>
          </w:rPr>
          <w:t xml:space="preserve">how big is the biggest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pageBreakBefore w:val="0"/>
        <w:rPr/>
      </w:pPr>
      <w:bookmarkStart w:colFirst="0" w:colLast="0" w:name="_uupvdzub1jei" w:id="477"/>
      <w:bookmarkEnd w:id="477"/>
      <w:hyperlink r:id="rId485">
        <w:r w:rsidDel="00000000" w:rsidR="00000000" w:rsidRPr="00000000">
          <w:rPr>
            <w:color w:val="1155cc"/>
            <w:u w:val="single"/>
            <w:rtl w:val="0"/>
          </w:rPr>
          <w:t xml:space="preserve">giant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pageBreakBefore w:val="0"/>
        <w:rPr/>
      </w:pPr>
      <w:bookmarkStart w:colFirst="0" w:colLast="0" w:name="_q5r68vi4zxr0" w:id="478"/>
      <w:bookmarkEnd w:id="478"/>
      <w:hyperlink r:id="rId486">
        <w:r w:rsidDel="00000000" w:rsidR="00000000" w:rsidRPr="00000000">
          <w:rPr>
            <w:color w:val="1155cc"/>
            <w:u w:val="single"/>
            <w:rtl w:val="0"/>
          </w:rPr>
          <w:t xml:space="preserve">1 cubic meter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pageBreakBefore w:val="0"/>
        <w:rPr/>
      </w:pPr>
      <w:bookmarkStart w:colFirst="0" w:colLast="0" w:name="_zfwz8c59i2a8" w:id="479"/>
      <w:bookmarkEnd w:id="479"/>
      <w:hyperlink r:id="rId487">
        <w:r w:rsidDel="00000000" w:rsidR="00000000" w:rsidRPr="00000000">
          <w:rPr>
            <w:color w:val="1155cc"/>
            <w:u w:val="single"/>
            <w:rtl w:val="0"/>
          </w:rPr>
          <w:t xml:space="preserve">diy large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pageBreakBefore w:val="0"/>
        <w:rPr/>
      </w:pPr>
      <w:bookmarkStart w:colFirst="0" w:colLast="0" w:name="_yz0cldacmuo5" w:id="480"/>
      <w:bookmarkEnd w:id="480"/>
      <w:hyperlink r:id="rId488">
        <w:r w:rsidDel="00000000" w:rsidR="00000000" w:rsidRPr="00000000">
          <w:rPr>
            <w:color w:val="1155cc"/>
            <w:u w:val="single"/>
            <w:rtl w:val="0"/>
          </w:rPr>
          <w:t xml:space="preserve">biggest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pageBreakBefore w:val="0"/>
        <w:rPr/>
      </w:pPr>
      <w:bookmarkStart w:colFirst="0" w:colLast="0" w:name="_onxr6oxl7otc" w:id="481"/>
      <w:bookmarkEnd w:id="481"/>
      <w:hyperlink r:id="rId489">
        <w:r w:rsidDel="00000000" w:rsidR="00000000" w:rsidRPr="00000000">
          <w:rPr>
            <w:color w:val="1155cc"/>
            <w:u w:val="single"/>
            <w:rtl w:val="0"/>
          </w:rPr>
          <w:t xml:space="preserve">best 3d printer under 50000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pageBreakBefore w:val="0"/>
        <w:rPr/>
      </w:pPr>
      <w:bookmarkStart w:colFirst="0" w:colLast="0" w:name="_lpio8opdtksv" w:id="482"/>
      <w:bookmarkEnd w:id="482"/>
      <w:hyperlink r:id="rId490">
        <w:r w:rsidDel="00000000" w:rsidR="00000000" w:rsidRPr="00000000">
          <w:rPr>
            <w:color w:val="1155cc"/>
            <w:u w:val="single"/>
            <w:rtl w:val="0"/>
          </w:rPr>
          <w:t xml:space="preserve">what is the largest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pageBreakBefore w:val="0"/>
        <w:rPr/>
      </w:pPr>
      <w:bookmarkStart w:colFirst="0" w:colLast="0" w:name="_v84jl8l5yumy" w:id="483"/>
      <w:bookmarkEnd w:id="483"/>
      <w:hyperlink r:id="rId491">
        <w:r w:rsidDel="00000000" w:rsidR="00000000" w:rsidRPr="00000000">
          <w:rPr>
            <w:color w:val="1155cc"/>
            <w:u w:val="single"/>
            <w:rtl w:val="0"/>
          </w:rPr>
          <w:t xml:space="preserve">diy 3d printer big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pageBreakBefore w:val="0"/>
        <w:rPr/>
      </w:pPr>
      <w:bookmarkStart w:colFirst="0" w:colLast="0" w:name="_jtwaa81hwsh" w:id="484"/>
      <w:bookmarkEnd w:id="484"/>
      <w:hyperlink r:id="rId492">
        <w:r w:rsidDel="00000000" w:rsidR="00000000" w:rsidRPr="00000000">
          <w:rPr>
            <w:color w:val="1155cc"/>
            <w:u w:val="single"/>
            <w:rtl w:val="0"/>
          </w:rPr>
          <w:t xml:space="preserve">giant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pageBreakBefore w:val="0"/>
        <w:rPr/>
      </w:pPr>
      <w:bookmarkStart w:colFirst="0" w:colLast="0" w:name="_80nlu8a96p0m" w:id="485"/>
      <w:bookmarkEnd w:id="485"/>
      <w:hyperlink r:id="rId493">
        <w:r w:rsidDel="00000000" w:rsidR="00000000" w:rsidRPr="00000000">
          <w:rPr>
            <w:color w:val="1155cc"/>
            <w:u w:val="single"/>
            <w:rtl w:val="0"/>
          </w:rPr>
          <w:t xml:space="preserve">3d printer print volume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pageBreakBefore w:val="0"/>
        <w:rPr/>
      </w:pPr>
      <w:bookmarkStart w:colFirst="0" w:colLast="0" w:name="_pbj7s1thurnj" w:id="486"/>
      <w:bookmarkEnd w:id="486"/>
      <w:hyperlink r:id="rId494">
        <w:r w:rsidDel="00000000" w:rsidR="00000000" w:rsidRPr="00000000">
          <w:rPr>
            <w:color w:val="1155cc"/>
            <w:u w:val="single"/>
            <w:rtl w:val="0"/>
          </w:rPr>
          <w:t xml:space="preserve">large volume 3d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pageBreakBefore w:val="0"/>
        <w:rPr/>
      </w:pPr>
      <w:bookmarkStart w:colFirst="0" w:colLast="0" w:name="_oa0mqywk8b7p" w:id="487"/>
      <w:bookmarkEnd w:id="487"/>
      <w:hyperlink r:id="rId495">
        <w:r w:rsidDel="00000000" w:rsidR="00000000" w:rsidRPr="00000000">
          <w:rPr>
            <w:color w:val="1155cc"/>
            <w:u w:val="single"/>
            <w:rtl w:val="0"/>
          </w:rPr>
          <w:t xml:space="preserve">3d printer large print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pageBreakBefore w:val="0"/>
        <w:rPr/>
      </w:pPr>
      <w:bookmarkStart w:colFirst="0" w:colLast="0" w:name="_wb2b0qkxl7eq" w:id="488"/>
      <w:bookmarkEnd w:id="488"/>
      <w:hyperlink r:id="rId496">
        <w:r w:rsidDel="00000000" w:rsidR="00000000" w:rsidRPr="00000000">
          <w:rPr>
            <w:color w:val="1155cc"/>
            <w:u w:val="single"/>
            <w:rtl w:val="0"/>
          </w:rPr>
          <w:t xml:space="preserve">prusa large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pageBreakBefore w:val="0"/>
        <w:rPr/>
      </w:pPr>
      <w:bookmarkStart w:colFirst="0" w:colLast="0" w:name="_tbqloqy85c6g" w:id="489"/>
      <w:bookmarkEnd w:id="489"/>
      <w:hyperlink r:id="rId497">
        <w:r w:rsidDel="00000000" w:rsidR="00000000" w:rsidRPr="00000000">
          <w:rPr>
            <w:color w:val="1155cc"/>
            <w:u w:val="single"/>
            <w:rtl w:val="0"/>
          </w:rPr>
          <w:t xml:space="preserve">huge 3d printer for 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pageBreakBefore w:val="0"/>
        <w:rPr/>
      </w:pPr>
      <w:bookmarkStart w:colFirst="0" w:colLast="0" w:name="_a7iyobr02d1" w:id="490"/>
      <w:bookmarkEnd w:id="490"/>
      <w:hyperlink r:id="rId498">
        <w:r w:rsidDel="00000000" w:rsidR="00000000" w:rsidRPr="00000000">
          <w:rPr>
            <w:color w:val="1155cc"/>
            <w:u w:val="single"/>
            <w:rtl w:val="0"/>
          </w:rPr>
          <w:t xml:space="preserve">largest 3d printer available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pageBreakBefore w:val="0"/>
        <w:rPr/>
      </w:pPr>
      <w:bookmarkStart w:colFirst="0" w:colLast="0" w:name="_qqzpf5urwvmm" w:id="491"/>
      <w:bookmarkEnd w:id="491"/>
      <w:hyperlink r:id="rId499">
        <w:r w:rsidDel="00000000" w:rsidR="00000000" w:rsidRPr="00000000">
          <w:rPr>
            <w:color w:val="1155cc"/>
            <w:u w:val="single"/>
            <w:rtl w:val="0"/>
          </w:rPr>
          <w:t xml:space="preserve">xxl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pageBreakBefore w:val="0"/>
        <w:rPr/>
      </w:pPr>
      <w:bookmarkStart w:colFirst="0" w:colLast="0" w:name="_2djwtn3mrm2u" w:id="492"/>
      <w:bookmarkEnd w:id="492"/>
      <w:hyperlink r:id="rId500">
        <w:r w:rsidDel="00000000" w:rsidR="00000000" w:rsidRPr="00000000">
          <w:rPr>
            <w:color w:val="1155cc"/>
            <w:u w:val="single"/>
            <w:rtl w:val="0"/>
          </w:rPr>
          <w:t xml:space="preserve">1000mm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pageBreakBefore w:val="0"/>
        <w:rPr/>
      </w:pPr>
      <w:bookmarkStart w:colFirst="0" w:colLast="0" w:name="_kjqhdkz0hh5u" w:id="493"/>
      <w:bookmarkEnd w:id="493"/>
      <w:hyperlink r:id="rId501">
        <w:r w:rsidDel="00000000" w:rsidR="00000000" w:rsidRPr="00000000">
          <w:rPr>
            <w:color w:val="1155cc"/>
            <w:u w:val="single"/>
            <w:rtl w:val="0"/>
          </w:rPr>
          <w:t xml:space="preserve">biggest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pageBreakBefore w:val="0"/>
        <w:rPr/>
      </w:pPr>
      <w:bookmarkStart w:colFirst="0" w:colLast="0" w:name="_46e5xtsxcr4y" w:id="494"/>
      <w:bookmarkEnd w:id="494"/>
      <w:hyperlink r:id="rId502">
        <w:r w:rsidDel="00000000" w:rsidR="00000000" w:rsidRPr="00000000">
          <w:rPr>
            <w:color w:val="1155cc"/>
            <w:u w:val="single"/>
            <w:rtl w:val="0"/>
          </w:rPr>
          <w:t xml:space="preserve">long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pageBreakBefore w:val="0"/>
        <w:rPr/>
      </w:pPr>
      <w:bookmarkStart w:colFirst="0" w:colLast="0" w:name="_q9gntgaubpm9" w:id="495"/>
      <w:bookmarkEnd w:id="495"/>
      <w:hyperlink r:id="rId503">
        <w:r w:rsidDel="00000000" w:rsidR="00000000" w:rsidRPr="00000000">
          <w:rPr>
            <w:color w:val="1155cc"/>
            <w:u w:val="single"/>
            <w:rtl w:val="0"/>
          </w:rPr>
          <w:t xml:space="preserve">build volume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pageBreakBefore w:val="0"/>
        <w:rPr/>
      </w:pPr>
      <w:bookmarkStart w:colFirst="0" w:colLast="0" w:name="_yuyt4f2ki9rq" w:id="496"/>
      <w:bookmarkEnd w:id="496"/>
      <w:hyperlink r:id="rId504">
        <w:r w:rsidDel="00000000" w:rsidR="00000000" w:rsidRPr="00000000">
          <w:rPr>
            <w:color w:val="1155cc"/>
            <w:u w:val="single"/>
            <w:rtl w:val="0"/>
          </w:rPr>
          <w:t xml:space="preserve">3d printer big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pageBreakBefore w:val="0"/>
        <w:rPr/>
      </w:pPr>
      <w:bookmarkStart w:colFirst="0" w:colLast="0" w:name="_yqgk50nfyfir" w:id="497"/>
      <w:bookmarkEnd w:id="497"/>
      <w:hyperlink r:id="rId505">
        <w:r w:rsidDel="00000000" w:rsidR="00000000" w:rsidRPr="00000000">
          <w:rPr>
            <w:color w:val="1155cc"/>
            <w:u w:val="single"/>
            <w:rtl w:val="0"/>
          </w:rPr>
          <w:t xml:space="preserve">big 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pageBreakBefore w:val="0"/>
        <w:rPr/>
      </w:pPr>
      <w:bookmarkStart w:colFirst="0" w:colLast="0" w:name="_wgekpol1xfnp" w:id="498"/>
      <w:bookmarkEnd w:id="498"/>
      <w:hyperlink r:id="rId506">
        <w:r w:rsidDel="00000000" w:rsidR="00000000" w:rsidRPr="00000000">
          <w:rPr>
            <w:color w:val="1155cc"/>
            <w:u w:val="single"/>
            <w:rtl w:val="0"/>
          </w:rPr>
          <w:t xml:space="preserve">diy large format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pageBreakBefore w:val="0"/>
        <w:rPr/>
      </w:pPr>
      <w:bookmarkStart w:colFirst="0" w:colLast="0" w:name="_9h4cf1ytrpmj" w:id="499"/>
      <w:bookmarkEnd w:id="499"/>
      <w:hyperlink r:id="rId507">
        <w:r w:rsidDel="00000000" w:rsidR="00000000" w:rsidRPr="00000000">
          <w:rPr>
            <w:color w:val="1155cc"/>
            <w:u w:val="single"/>
            <w:rtl w:val="0"/>
          </w:rPr>
          <w:t xml:space="preserve">500x500x500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pageBreakBefore w:val="0"/>
        <w:rPr/>
      </w:pPr>
      <w:bookmarkStart w:colFirst="0" w:colLast="0" w:name="_5mww34m8m7mq" w:id="500"/>
      <w:bookmarkEnd w:id="500"/>
      <w:hyperlink r:id="rId508">
        <w:r w:rsidDel="00000000" w:rsidR="00000000" w:rsidRPr="00000000">
          <w:rPr>
            <w:color w:val="1155cc"/>
            <w:u w:val="single"/>
            <w:rtl w:val="0"/>
          </w:rPr>
          <w:t xml:space="preserve">largest fdm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pageBreakBefore w:val="0"/>
        <w:rPr/>
      </w:pPr>
      <w:bookmarkStart w:colFirst="0" w:colLast="0" w:name="_m1c5wx7q6hy1" w:id="501"/>
      <w:bookmarkEnd w:id="501"/>
      <w:hyperlink r:id="rId509">
        <w:r w:rsidDel="00000000" w:rsidR="00000000" w:rsidRPr="00000000">
          <w:rPr>
            <w:color w:val="1155cc"/>
            <w:u w:val="single"/>
            <w:rtl w:val="0"/>
          </w:rPr>
          <w:t xml:space="preserve">3D printer 600x600x600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pageBreakBefore w:val="0"/>
        <w:rPr/>
      </w:pPr>
      <w:bookmarkStart w:colFirst="0" w:colLast="0" w:name="_m53vtdfy6gss" w:id="502"/>
      <w:bookmarkEnd w:id="502"/>
      <w:hyperlink r:id="rId510">
        <w:r w:rsidDel="00000000" w:rsidR="00000000" w:rsidRPr="00000000">
          <w:rPr>
            <w:color w:val="1155cc"/>
            <w:u w:val="single"/>
            <w:rtl w:val="0"/>
          </w:rPr>
          <w:t xml:space="preserve">Modix BIG-Meter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pageBreakBefore w:val="0"/>
        <w:rPr/>
      </w:pPr>
      <w:bookmarkStart w:colFirst="0" w:colLast="0" w:name="_vjwzqhk0grpt" w:id="503"/>
      <w:bookmarkEnd w:id="503"/>
      <w:hyperlink r:id="rId511">
        <w:r w:rsidDel="00000000" w:rsidR="00000000" w:rsidRPr="00000000">
          <w:rPr>
            <w:color w:val="1155cc"/>
            <w:u w:val="single"/>
            <w:rtl w:val="0"/>
          </w:rPr>
          <w:t xml:space="preserve">800mm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pageBreakBefore w:val="0"/>
        <w:rPr/>
      </w:pPr>
      <w:bookmarkStart w:colFirst="0" w:colLast="0" w:name="_p9wmqqhonjex" w:id="504"/>
      <w:bookmarkEnd w:id="5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pageBreakBefore w:val="0"/>
        <w:rPr/>
      </w:pPr>
      <w:bookmarkStart w:colFirst="0" w:colLast="0" w:name="_7s3a5229tk3s" w:id="505"/>
      <w:bookmarkEnd w:id="5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Title"/>
        <w:pageBreakBefore w:val="0"/>
        <w:rPr/>
      </w:pPr>
      <w:bookmarkStart w:colFirst="0" w:colLast="0" w:name="_4m1nfyartgkt" w:id="506"/>
      <w:bookmarkEnd w:id="5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pageBreakBefore w:val="0"/>
        <w:rPr/>
      </w:pPr>
      <w:bookmarkStart w:colFirst="0" w:colLast="0" w:name="_iwzjslgrpbjg" w:id="507"/>
      <w:bookmarkEnd w:id="5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pageBreakBefore w:val="0"/>
        <w:rPr/>
      </w:pPr>
      <w:bookmarkStart w:colFirst="0" w:colLast="0" w:name="_kbu7wlwv11r9" w:id="508"/>
      <w:bookmarkEnd w:id="5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Title"/>
        <w:pageBreakBefore w:val="0"/>
        <w:rPr/>
      </w:pPr>
      <w:bookmarkStart w:colFirst="0" w:colLast="0" w:name="_jpdxj9pnbf3g" w:id="509"/>
      <w:bookmarkEnd w:id="509"/>
      <w:r w:rsidDel="00000000" w:rsidR="00000000" w:rsidRPr="00000000">
        <w:rPr>
          <w:rtl w:val="0"/>
        </w:rPr>
      </w:r>
    </w:p>
    <w:sectPr>
      <w:headerReference r:id="rId5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pageBreakBefore w:val="0"/>
      <w:rPr/>
    </w:pPr>
    <w:hyperlink r:id="rId1">
      <w:r w:rsidDel="00000000" w:rsidR="00000000" w:rsidRPr="00000000">
        <w:rPr>
          <w:rtl w:val="0"/>
        </w:rPr>
        <w:t xml:space="preserve">3D Distributed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sites.google.com/view/3d-distributed/workhorse-3d-printer" TargetMode="External"/><Relationship Id="rId194" Type="http://schemas.openxmlformats.org/officeDocument/2006/relationships/hyperlink" Target="https://sites.google.com/view/3d-distributed/workhorse-3d-printer" TargetMode="External"/><Relationship Id="rId193" Type="http://schemas.openxmlformats.org/officeDocument/2006/relationships/hyperlink" Target="https://sites.google.com/view/3d-distributed/workhorse-3d-printer" TargetMode="External"/><Relationship Id="rId192" Type="http://schemas.openxmlformats.org/officeDocument/2006/relationships/hyperlink" Target="https://sites.google.com/view/3d-distributed/workhorse-3d-printer" TargetMode="External"/><Relationship Id="rId191" Type="http://schemas.openxmlformats.org/officeDocument/2006/relationships/hyperlink" Target="https://sites.google.com/view/3d-distributed/workhorse-3d-printer" TargetMode="External"/><Relationship Id="rId187" Type="http://schemas.openxmlformats.org/officeDocument/2006/relationships/hyperlink" Target="https://sites.google.com/view/3d-distributed/workhorse-3d-printer" TargetMode="External"/><Relationship Id="rId186" Type="http://schemas.openxmlformats.org/officeDocument/2006/relationships/hyperlink" Target="https://sites.google.com/view/3d-distributed/workhorse-3d-printer" TargetMode="External"/><Relationship Id="rId185" Type="http://schemas.openxmlformats.org/officeDocument/2006/relationships/hyperlink" Target="https://sites.google.com/view/3d-distributed/workhorse-3d-printer" TargetMode="External"/><Relationship Id="rId184" Type="http://schemas.openxmlformats.org/officeDocument/2006/relationships/hyperlink" Target="https://sites.google.com/view/3d-distributed/workhorse-3d-printer" TargetMode="External"/><Relationship Id="rId189" Type="http://schemas.openxmlformats.org/officeDocument/2006/relationships/hyperlink" Target="https://sites.google.com/view/3d-distributed/workhorse-3d-printer" TargetMode="External"/><Relationship Id="rId188" Type="http://schemas.openxmlformats.org/officeDocument/2006/relationships/hyperlink" Target="https://sites.google.com/view/3d-distributed/workhorse-3d-printer" TargetMode="External"/><Relationship Id="rId183" Type="http://schemas.openxmlformats.org/officeDocument/2006/relationships/hyperlink" Target="https://sites.google.com/view/3d-distributed/workhorse-3d-printer" TargetMode="External"/><Relationship Id="rId182" Type="http://schemas.openxmlformats.org/officeDocument/2006/relationships/hyperlink" Target="https://sites.google.com/view/3d-distributed/workhorse-3d-printer" TargetMode="External"/><Relationship Id="rId181" Type="http://schemas.openxmlformats.org/officeDocument/2006/relationships/hyperlink" Target="https://sites.google.com/view/3d-distributed/workhorse-3d-printer" TargetMode="External"/><Relationship Id="rId180" Type="http://schemas.openxmlformats.org/officeDocument/2006/relationships/hyperlink" Target="https://sites.google.com/view/3d-distributed/workhorse-3d-printer" TargetMode="External"/><Relationship Id="rId176" Type="http://schemas.openxmlformats.org/officeDocument/2006/relationships/hyperlink" Target="https://sites.google.com/view/3d-distributed/workhorse-3d-printer" TargetMode="External"/><Relationship Id="rId297" Type="http://schemas.openxmlformats.org/officeDocument/2006/relationships/hyperlink" Target="https://sites.google.com/view/3d-distributed/workhorse-3d-printer" TargetMode="External"/><Relationship Id="rId175" Type="http://schemas.openxmlformats.org/officeDocument/2006/relationships/hyperlink" Target="https://sites.google.com/view/3d-distributed/workhorse-3d-printer" TargetMode="External"/><Relationship Id="rId296" Type="http://schemas.openxmlformats.org/officeDocument/2006/relationships/hyperlink" Target="https://sites.google.com/view/3d-distributed/workhorse-3d-printer" TargetMode="External"/><Relationship Id="rId174" Type="http://schemas.openxmlformats.org/officeDocument/2006/relationships/hyperlink" Target="https://sites.google.com/view/3d-distributed/workhorse-3d-printer" TargetMode="External"/><Relationship Id="rId295" Type="http://schemas.openxmlformats.org/officeDocument/2006/relationships/hyperlink" Target="https://sites.google.com/view/3d-distributed/workhorse-3d-printer" TargetMode="External"/><Relationship Id="rId173" Type="http://schemas.openxmlformats.org/officeDocument/2006/relationships/hyperlink" Target="https://sites.google.com/view/3d-distributed/workhorse-3d-printer" TargetMode="External"/><Relationship Id="rId294" Type="http://schemas.openxmlformats.org/officeDocument/2006/relationships/hyperlink" Target="https://sites.google.com/view/3d-distributed/workhorse-3d-printer" TargetMode="External"/><Relationship Id="rId179" Type="http://schemas.openxmlformats.org/officeDocument/2006/relationships/hyperlink" Target="https://sites.google.com/view/3d-distributed/workhorse-3d-printer" TargetMode="External"/><Relationship Id="rId178" Type="http://schemas.openxmlformats.org/officeDocument/2006/relationships/hyperlink" Target="https://sites.google.com/view/3d-distributed/workhorse-3d-printer" TargetMode="External"/><Relationship Id="rId299" Type="http://schemas.openxmlformats.org/officeDocument/2006/relationships/hyperlink" Target="https://sites.google.com/view/3d-distributed/workhorse-3d-printer" TargetMode="External"/><Relationship Id="rId177" Type="http://schemas.openxmlformats.org/officeDocument/2006/relationships/hyperlink" Target="https://sites.google.com/view/3d-distributed/workhorse-3d-printer" TargetMode="External"/><Relationship Id="rId298" Type="http://schemas.openxmlformats.org/officeDocument/2006/relationships/hyperlink" Target="https://sites.google.com/view/3d-distributed/workhorse-3d-printer" TargetMode="External"/><Relationship Id="rId198" Type="http://schemas.openxmlformats.org/officeDocument/2006/relationships/hyperlink" Target="https://sites.google.com/view/3d-distributed/workhorse-3d-printer" TargetMode="External"/><Relationship Id="rId197" Type="http://schemas.openxmlformats.org/officeDocument/2006/relationships/hyperlink" Target="https://sites.google.com/view/3d-distributed/workhorse-3d-printer" TargetMode="External"/><Relationship Id="rId196" Type="http://schemas.openxmlformats.org/officeDocument/2006/relationships/hyperlink" Target="https://sites.google.com/view/3d-distributed/workhorse-3d-printer" TargetMode="External"/><Relationship Id="rId195" Type="http://schemas.openxmlformats.org/officeDocument/2006/relationships/hyperlink" Target="https://sites.google.com/view/3d-distributed/workhorse-3d-printer" TargetMode="External"/><Relationship Id="rId199" Type="http://schemas.openxmlformats.org/officeDocument/2006/relationships/hyperlink" Target="https://sites.google.com/view/3d-distributed/workhorse-3d-printer" TargetMode="External"/><Relationship Id="rId150" Type="http://schemas.openxmlformats.org/officeDocument/2006/relationships/hyperlink" Target="https://sites.google.com/view/3d-distributed/workhorse-3d-printer" TargetMode="External"/><Relationship Id="rId271" Type="http://schemas.openxmlformats.org/officeDocument/2006/relationships/hyperlink" Target="https://sites.google.com/view/3d-distributed/workhorse-3d-printer" TargetMode="External"/><Relationship Id="rId392" Type="http://schemas.openxmlformats.org/officeDocument/2006/relationships/hyperlink" Target="https://sites.google.com/view/3d-distributed/workhorse-3d-printer" TargetMode="External"/><Relationship Id="rId270" Type="http://schemas.openxmlformats.org/officeDocument/2006/relationships/hyperlink" Target="https://sites.google.com/view/3d-distributed/workhorse-3d-printer" TargetMode="External"/><Relationship Id="rId391" Type="http://schemas.openxmlformats.org/officeDocument/2006/relationships/hyperlink" Target="https://sites.google.com/view/3d-distributed/workhorse-3d-printer" TargetMode="External"/><Relationship Id="rId390" Type="http://schemas.openxmlformats.org/officeDocument/2006/relationships/hyperlink" Target="https://sites.google.com/view/3d-distributed/workhorse-3d-prin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sites.google.com/view/3d-distributed/workhorse-3d-printer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sites.google.com/view/3d-distributed/workhorse-3d-printer" TargetMode="External"/><Relationship Id="rId269" Type="http://schemas.openxmlformats.org/officeDocument/2006/relationships/hyperlink" Target="https://sites.google.com/view/3d-distributed/workhorse-3d-printer" TargetMode="External"/><Relationship Id="rId9" Type="http://schemas.openxmlformats.org/officeDocument/2006/relationships/hyperlink" Target="https://sites.google.com/view/3d-distributed/workhorse-3d-printer" TargetMode="External"/><Relationship Id="rId143" Type="http://schemas.openxmlformats.org/officeDocument/2006/relationships/hyperlink" Target="https://sites.google.com/view/3d-distributed/workhorse-3d-printer" TargetMode="External"/><Relationship Id="rId264" Type="http://schemas.openxmlformats.org/officeDocument/2006/relationships/hyperlink" Target="https://sites.google.com/view/3d-distributed/workhorse-3d-printer" TargetMode="External"/><Relationship Id="rId385" Type="http://schemas.openxmlformats.org/officeDocument/2006/relationships/hyperlink" Target="https://sites.google.com/view/3d-distributed/workhorse-3d-printer" TargetMode="External"/><Relationship Id="rId142" Type="http://schemas.openxmlformats.org/officeDocument/2006/relationships/hyperlink" Target="https://sites.google.com/view/3d-distributed/workhorse-3d-printer" TargetMode="External"/><Relationship Id="rId263" Type="http://schemas.openxmlformats.org/officeDocument/2006/relationships/hyperlink" Target="https://sites.google.com/view/3d-distributed/workhorse-3d-printer" TargetMode="External"/><Relationship Id="rId384" Type="http://schemas.openxmlformats.org/officeDocument/2006/relationships/hyperlink" Target="https://sites.google.com/view/3d-distributed/workhorse-3d-printer" TargetMode="External"/><Relationship Id="rId141" Type="http://schemas.openxmlformats.org/officeDocument/2006/relationships/hyperlink" Target="https://sites.google.com/view/3d-distributed/workhorse-3d-printer" TargetMode="External"/><Relationship Id="rId262" Type="http://schemas.openxmlformats.org/officeDocument/2006/relationships/hyperlink" Target="https://sites.google.com/view/3d-distributed/workhorse-3d-printer" TargetMode="External"/><Relationship Id="rId383" Type="http://schemas.openxmlformats.org/officeDocument/2006/relationships/hyperlink" Target="https://sites.google.com/view/3d-distributed/workhorse-3d-printer" TargetMode="External"/><Relationship Id="rId140" Type="http://schemas.openxmlformats.org/officeDocument/2006/relationships/hyperlink" Target="https://sites.google.com/view/3d-distributed/workhorse-3d-printer" TargetMode="External"/><Relationship Id="rId261" Type="http://schemas.openxmlformats.org/officeDocument/2006/relationships/hyperlink" Target="https://sites.google.com/view/3d-distributed/workhorse-3d-printer" TargetMode="External"/><Relationship Id="rId382" Type="http://schemas.openxmlformats.org/officeDocument/2006/relationships/hyperlink" Target="https://sites.google.com/view/3d-distributed/workhorse-3d-printer" TargetMode="External"/><Relationship Id="rId5" Type="http://schemas.openxmlformats.org/officeDocument/2006/relationships/styles" Target="styles.xml"/><Relationship Id="rId147" Type="http://schemas.openxmlformats.org/officeDocument/2006/relationships/hyperlink" Target="https://sites.google.com/view/3d-distributed/workhorse-3d-printer" TargetMode="External"/><Relationship Id="rId268" Type="http://schemas.openxmlformats.org/officeDocument/2006/relationships/hyperlink" Target="https://sites.google.com/view/3d-distributed/workhorse-3d-printer" TargetMode="External"/><Relationship Id="rId389" Type="http://schemas.openxmlformats.org/officeDocument/2006/relationships/hyperlink" Target="https://sites.google.com/view/3d-distributed/workhorse-3d-printer" TargetMode="External"/><Relationship Id="rId6" Type="http://schemas.openxmlformats.org/officeDocument/2006/relationships/hyperlink" Target="https://sites.google.com/view/3d-distributed/workhorse-3d-printer" TargetMode="External"/><Relationship Id="rId146" Type="http://schemas.openxmlformats.org/officeDocument/2006/relationships/hyperlink" Target="https://sites.google.com/view/3d-distributed/workhorse-3d-printer" TargetMode="External"/><Relationship Id="rId267" Type="http://schemas.openxmlformats.org/officeDocument/2006/relationships/hyperlink" Target="https://sites.google.com/view/3d-distributed/workhorse-3d-printer" TargetMode="External"/><Relationship Id="rId388" Type="http://schemas.openxmlformats.org/officeDocument/2006/relationships/hyperlink" Target="https://sites.google.com/view/3d-distributed/workhorse-3d-printer" TargetMode="External"/><Relationship Id="rId7" Type="http://schemas.openxmlformats.org/officeDocument/2006/relationships/image" Target="media/image1.jpg"/><Relationship Id="rId145" Type="http://schemas.openxmlformats.org/officeDocument/2006/relationships/hyperlink" Target="https://sites.google.com/view/3d-distributed/workhorse-3d-printer" TargetMode="External"/><Relationship Id="rId266" Type="http://schemas.openxmlformats.org/officeDocument/2006/relationships/hyperlink" Target="https://sites.google.com/view/3d-distributed/workhorse-3d-printer" TargetMode="External"/><Relationship Id="rId387" Type="http://schemas.openxmlformats.org/officeDocument/2006/relationships/hyperlink" Target="https://sites.google.com/view/3d-distributed/workhorse-3d-printer" TargetMode="External"/><Relationship Id="rId8" Type="http://schemas.openxmlformats.org/officeDocument/2006/relationships/hyperlink" Target="https://sites.google.com/view/3d-distributed/workhorse-3d-printer" TargetMode="External"/><Relationship Id="rId144" Type="http://schemas.openxmlformats.org/officeDocument/2006/relationships/hyperlink" Target="https://sites.google.com/view/3d-distributed/workhorse-3d-printer" TargetMode="External"/><Relationship Id="rId265" Type="http://schemas.openxmlformats.org/officeDocument/2006/relationships/hyperlink" Target="https://sites.google.com/view/3d-distributed/workhorse-3d-printer" TargetMode="External"/><Relationship Id="rId386" Type="http://schemas.openxmlformats.org/officeDocument/2006/relationships/hyperlink" Target="https://sites.google.com/view/3d-distributed/workhorse-3d-printer" TargetMode="External"/><Relationship Id="rId260" Type="http://schemas.openxmlformats.org/officeDocument/2006/relationships/hyperlink" Target="https://sites.google.com/view/3d-distributed/workhorse-3d-printer" TargetMode="External"/><Relationship Id="rId381" Type="http://schemas.openxmlformats.org/officeDocument/2006/relationships/hyperlink" Target="https://sites.google.com/view/3d-distributed/workhorse-3d-printer" TargetMode="External"/><Relationship Id="rId380" Type="http://schemas.openxmlformats.org/officeDocument/2006/relationships/hyperlink" Target="https://sites.google.com/view/3d-distributed/workhorse-3d-printer" TargetMode="External"/><Relationship Id="rId139" Type="http://schemas.openxmlformats.org/officeDocument/2006/relationships/hyperlink" Target="https://sites.google.com/view/3d-distributed/workhorse-3d-printer" TargetMode="External"/><Relationship Id="rId138" Type="http://schemas.openxmlformats.org/officeDocument/2006/relationships/hyperlink" Target="https://sites.google.com/view/3d-distributed/workhorse-3d-printer" TargetMode="External"/><Relationship Id="rId259" Type="http://schemas.openxmlformats.org/officeDocument/2006/relationships/hyperlink" Target="https://sites.google.com/view/3d-distributed/workhorse-3d-printer" TargetMode="External"/><Relationship Id="rId137" Type="http://schemas.openxmlformats.org/officeDocument/2006/relationships/hyperlink" Target="https://sites.google.com/view/3d-distributed/workhorse-3d-printer" TargetMode="External"/><Relationship Id="rId258" Type="http://schemas.openxmlformats.org/officeDocument/2006/relationships/hyperlink" Target="https://sites.google.com/view/3d-distributed/workhorse-3d-printer" TargetMode="External"/><Relationship Id="rId379" Type="http://schemas.openxmlformats.org/officeDocument/2006/relationships/hyperlink" Target="https://sites.google.com/view/3d-distributed/workhorse-3d-printer" TargetMode="External"/><Relationship Id="rId132" Type="http://schemas.openxmlformats.org/officeDocument/2006/relationships/hyperlink" Target="https://sites.google.com/view/3d-distributed/workhorse-3d-printer" TargetMode="External"/><Relationship Id="rId253" Type="http://schemas.openxmlformats.org/officeDocument/2006/relationships/hyperlink" Target="https://sites.google.com/view/3d-distributed/workhorse-3d-printer" TargetMode="External"/><Relationship Id="rId374" Type="http://schemas.openxmlformats.org/officeDocument/2006/relationships/hyperlink" Target="https://sites.google.com/view/3d-distributed/workhorse-3d-printer" TargetMode="External"/><Relationship Id="rId495" Type="http://schemas.openxmlformats.org/officeDocument/2006/relationships/hyperlink" Target="https://sites.google.com/view/3d-distributed/workhorse-3d-printer" TargetMode="External"/><Relationship Id="rId131" Type="http://schemas.openxmlformats.org/officeDocument/2006/relationships/hyperlink" Target="https://sites.google.com/view/3d-distributed/workhorse-3d-printer" TargetMode="External"/><Relationship Id="rId252" Type="http://schemas.openxmlformats.org/officeDocument/2006/relationships/hyperlink" Target="https://sites.google.com/view/3d-distributed/workhorse-3d-printer" TargetMode="External"/><Relationship Id="rId373" Type="http://schemas.openxmlformats.org/officeDocument/2006/relationships/hyperlink" Target="https://sites.google.com/view/3d-distributed/workhorse-3d-printer" TargetMode="External"/><Relationship Id="rId494" Type="http://schemas.openxmlformats.org/officeDocument/2006/relationships/hyperlink" Target="https://sites.google.com/view/3d-distributed/workhorse-3d-printer" TargetMode="External"/><Relationship Id="rId130" Type="http://schemas.openxmlformats.org/officeDocument/2006/relationships/hyperlink" Target="https://sites.google.com/view/3d-distributed/workhorse-3d-printer" TargetMode="External"/><Relationship Id="rId251" Type="http://schemas.openxmlformats.org/officeDocument/2006/relationships/hyperlink" Target="https://sites.google.com/view/3d-distributed/workhorse-3d-printer" TargetMode="External"/><Relationship Id="rId372" Type="http://schemas.openxmlformats.org/officeDocument/2006/relationships/hyperlink" Target="https://sites.google.com/view/3d-distributed/workhorse-3d-printer" TargetMode="External"/><Relationship Id="rId493" Type="http://schemas.openxmlformats.org/officeDocument/2006/relationships/hyperlink" Target="https://sites.google.com/view/3d-distributed/workhorse-3d-printer" TargetMode="External"/><Relationship Id="rId250" Type="http://schemas.openxmlformats.org/officeDocument/2006/relationships/hyperlink" Target="https://sites.google.com/view/3d-distributed/workhorse-3d-printer" TargetMode="External"/><Relationship Id="rId371" Type="http://schemas.openxmlformats.org/officeDocument/2006/relationships/hyperlink" Target="https://sites.google.com/view/3d-distributed/workhorse-3d-printer" TargetMode="External"/><Relationship Id="rId492" Type="http://schemas.openxmlformats.org/officeDocument/2006/relationships/hyperlink" Target="https://sites.google.com/view/3d-distributed/workhorse-3d-printer" TargetMode="External"/><Relationship Id="rId136" Type="http://schemas.openxmlformats.org/officeDocument/2006/relationships/hyperlink" Target="https://sites.google.com/view/3d-distributed/workhorse-3d-printer" TargetMode="External"/><Relationship Id="rId257" Type="http://schemas.openxmlformats.org/officeDocument/2006/relationships/hyperlink" Target="https://sites.google.com/view/3d-distributed/workhorse-3d-printer" TargetMode="External"/><Relationship Id="rId378" Type="http://schemas.openxmlformats.org/officeDocument/2006/relationships/hyperlink" Target="https://sites.google.com/view/3d-distributed/workhorse-3d-printer" TargetMode="External"/><Relationship Id="rId499" Type="http://schemas.openxmlformats.org/officeDocument/2006/relationships/hyperlink" Target="https://sites.google.com/view/3d-distributed/workhorse-3d-printer" TargetMode="External"/><Relationship Id="rId135" Type="http://schemas.openxmlformats.org/officeDocument/2006/relationships/hyperlink" Target="https://sites.google.com/view/3d-distributed/workhorse-3d-printer" TargetMode="External"/><Relationship Id="rId256" Type="http://schemas.openxmlformats.org/officeDocument/2006/relationships/hyperlink" Target="https://sites.google.com/view/3d-distributed/workhorse-3d-printer" TargetMode="External"/><Relationship Id="rId377" Type="http://schemas.openxmlformats.org/officeDocument/2006/relationships/hyperlink" Target="https://sites.google.com/view/3d-distributed/workhorse-3d-printer" TargetMode="External"/><Relationship Id="rId498" Type="http://schemas.openxmlformats.org/officeDocument/2006/relationships/hyperlink" Target="https://sites.google.com/view/3d-distributed/workhorse-3d-printer" TargetMode="External"/><Relationship Id="rId134" Type="http://schemas.openxmlformats.org/officeDocument/2006/relationships/hyperlink" Target="https://sites.google.com/view/3d-distributed/workhorse-3d-printer" TargetMode="External"/><Relationship Id="rId255" Type="http://schemas.openxmlformats.org/officeDocument/2006/relationships/hyperlink" Target="https://sites.google.com/view/3d-distributed/workhorse-3d-printer" TargetMode="External"/><Relationship Id="rId376" Type="http://schemas.openxmlformats.org/officeDocument/2006/relationships/hyperlink" Target="https://sites.google.com/view/3d-distributed/workhorse-3d-printer" TargetMode="External"/><Relationship Id="rId497" Type="http://schemas.openxmlformats.org/officeDocument/2006/relationships/hyperlink" Target="https://sites.google.com/view/3d-distributed/workhorse-3d-printer" TargetMode="External"/><Relationship Id="rId133" Type="http://schemas.openxmlformats.org/officeDocument/2006/relationships/hyperlink" Target="https://sites.google.com/view/3d-distributed/workhorse-3d-printer" TargetMode="External"/><Relationship Id="rId254" Type="http://schemas.openxmlformats.org/officeDocument/2006/relationships/hyperlink" Target="https://sites.google.com/view/3d-distributed/workhorse-3d-printer" TargetMode="External"/><Relationship Id="rId375" Type="http://schemas.openxmlformats.org/officeDocument/2006/relationships/hyperlink" Target="https://sites.google.com/view/3d-distributed/workhorse-3d-printer" TargetMode="External"/><Relationship Id="rId496" Type="http://schemas.openxmlformats.org/officeDocument/2006/relationships/hyperlink" Target="https://sites.google.com/view/3d-distributed/workhorse-3d-printer" TargetMode="External"/><Relationship Id="rId172" Type="http://schemas.openxmlformats.org/officeDocument/2006/relationships/hyperlink" Target="https://sites.google.com/view/3d-distributed/workhorse-3d-printer" TargetMode="External"/><Relationship Id="rId293" Type="http://schemas.openxmlformats.org/officeDocument/2006/relationships/hyperlink" Target="https://sites.google.com/view/3d-distributed/workhorse-3d-printer" TargetMode="External"/><Relationship Id="rId171" Type="http://schemas.openxmlformats.org/officeDocument/2006/relationships/hyperlink" Target="https://sites.google.com/view/3d-distributed/workhorse-3d-printer" TargetMode="External"/><Relationship Id="rId292" Type="http://schemas.openxmlformats.org/officeDocument/2006/relationships/hyperlink" Target="https://sites.google.com/view/3d-distributed/workhorse-3d-printer" TargetMode="External"/><Relationship Id="rId170" Type="http://schemas.openxmlformats.org/officeDocument/2006/relationships/hyperlink" Target="https://sites.google.com/view/3d-distributed/workhorse-3d-printer" TargetMode="External"/><Relationship Id="rId291" Type="http://schemas.openxmlformats.org/officeDocument/2006/relationships/hyperlink" Target="https://sites.google.com/view/3d-distributed/workhorse-3d-printer" TargetMode="External"/><Relationship Id="rId290" Type="http://schemas.openxmlformats.org/officeDocument/2006/relationships/hyperlink" Target="https://sites.google.com/view/3d-distributed/workhorse-3d-printer" TargetMode="External"/><Relationship Id="rId165" Type="http://schemas.openxmlformats.org/officeDocument/2006/relationships/hyperlink" Target="https://sites.google.com/view/3d-distributed/workhorse-3d-printer" TargetMode="External"/><Relationship Id="rId286" Type="http://schemas.openxmlformats.org/officeDocument/2006/relationships/hyperlink" Target="https://sites.google.com/view/3d-distributed/workhorse-3d-printer" TargetMode="External"/><Relationship Id="rId164" Type="http://schemas.openxmlformats.org/officeDocument/2006/relationships/hyperlink" Target="https://sites.google.com/view/3d-distributed/workhorse-3d-printer" TargetMode="External"/><Relationship Id="rId285" Type="http://schemas.openxmlformats.org/officeDocument/2006/relationships/hyperlink" Target="https://sites.google.com/view/3d-distributed/workhorse-3d-printer" TargetMode="External"/><Relationship Id="rId163" Type="http://schemas.openxmlformats.org/officeDocument/2006/relationships/hyperlink" Target="https://sites.google.com/view/3d-distributed/workhorse-3d-printer" TargetMode="External"/><Relationship Id="rId284" Type="http://schemas.openxmlformats.org/officeDocument/2006/relationships/hyperlink" Target="https://sites.google.com/view/3d-distributed/workhorse-3d-printer" TargetMode="External"/><Relationship Id="rId162" Type="http://schemas.openxmlformats.org/officeDocument/2006/relationships/hyperlink" Target="https://sites.google.com/view/3d-distributed/workhorse-3d-printer" TargetMode="External"/><Relationship Id="rId283" Type="http://schemas.openxmlformats.org/officeDocument/2006/relationships/hyperlink" Target="https://sites.google.com/view/3d-distributed/workhorse-3d-printer" TargetMode="External"/><Relationship Id="rId169" Type="http://schemas.openxmlformats.org/officeDocument/2006/relationships/hyperlink" Target="https://sites.google.com/view/3d-distributed/workhorse-3d-printer" TargetMode="External"/><Relationship Id="rId168" Type="http://schemas.openxmlformats.org/officeDocument/2006/relationships/hyperlink" Target="https://sites.google.com/view/3d-distributed/workhorse-3d-printer" TargetMode="External"/><Relationship Id="rId289" Type="http://schemas.openxmlformats.org/officeDocument/2006/relationships/hyperlink" Target="https://sites.google.com/view/3d-distributed/workhorse-3d-printer" TargetMode="External"/><Relationship Id="rId167" Type="http://schemas.openxmlformats.org/officeDocument/2006/relationships/hyperlink" Target="https://sites.google.com/view/3d-distributed/workhorse-3d-printer" TargetMode="External"/><Relationship Id="rId288" Type="http://schemas.openxmlformats.org/officeDocument/2006/relationships/hyperlink" Target="https://sites.google.com/view/3d-distributed/workhorse-3d-printer" TargetMode="External"/><Relationship Id="rId166" Type="http://schemas.openxmlformats.org/officeDocument/2006/relationships/hyperlink" Target="https://sites.google.com/view/3d-distributed/workhorse-3d-printer" TargetMode="External"/><Relationship Id="rId287" Type="http://schemas.openxmlformats.org/officeDocument/2006/relationships/hyperlink" Target="https://sites.google.com/view/3d-distributed/workhorse-3d-printer" TargetMode="External"/><Relationship Id="rId161" Type="http://schemas.openxmlformats.org/officeDocument/2006/relationships/hyperlink" Target="https://sites.google.com/view/3d-distributed/workhorse-3d-printer" TargetMode="External"/><Relationship Id="rId282" Type="http://schemas.openxmlformats.org/officeDocument/2006/relationships/hyperlink" Target="https://sites.google.com/view/3d-distributed/workhorse-3d-printer" TargetMode="External"/><Relationship Id="rId160" Type="http://schemas.openxmlformats.org/officeDocument/2006/relationships/hyperlink" Target="https://sites.google.com/view/3d-distributed/workhorse-3d-printer" TargetMode="External"/><Relationship Id="rId281" Type="http://schemas.openxmlformats.org/officeDocument/2006/relationships/hyperlink" Target="https://sites.google.com/view/3d-distributed/workhorse-3d-printer" TargetMode="External"/><Relationship Id="rId280" Type="http://schemas.openxmlformats.org/officeDocument/2006/relationships/hyperlink" Target="https://sites.google.com/view/3d-distributed/workhorse-3d-printer" TargetMode="External"/><Relationship Id="rId159" Type="http://schemas.openxmlformats.org/officeDocument/2006/relationships/hyperlink" Target="https://sites.google.com/view/3d-distributed/workhorse-3d-printer" TargetMode="External"/><Relationship Id="rId154" Type="http://schemas.openxmlformats.org/officeDocument/2006/relationships/hyperlink" Target="https://sites.google.com/view/3d-distributed/workhorse-3d-printer" TargetMode="External"/><Relationship Id="rId275" Type="http://schemas.openxmlformats.org/officeDocument/2006/relationships/hyperlink" Target="https://sites.google.com/view/3d-distributed/workhorse-3d-printer" TargetMode="External"/><Relationship Id="rId396" Type="http://schemas.openxmlformats.org/officeDocument/2006/relationships/hyperlink" Target="https://sites.google.com/view/3d-distributed/workhorse-3d-printer" TargetMode="External"/><Relationship Id="rId153" Type="http://schemas.openxmlformats.org/officeDocument/2006/relationships/hyperlink" Target="https://sites.google.com/view/3d-distributed/workhorse-3d-printer" TargetMode="External"/><Relationship Id="rId274" Type="http://schemas.openxmlformats.org/officeDocument/2006/relationships/hyperlink" Target="https://sites.google.com/view/3d-distributed/workhorse-3d-printer" TargetMode="External"/><Relationship Id="rId395" Type="http://schemas.openxmlformats.org/officeDocument/2006/relationships/hyperlink" Target="https://sites.google.com/view/3d-distributed/workhorse-3d-printer" TargetMode="External"/><Relationship Id="rId152" Type="http://schemas.openxmlformats.org/officeDocument/2006/relationships/hyperlink" Target="https://sites.google.com/view/3d-distributed/workhorse-3d-printer" TargetMode="External"/><Relationship Id="rId273" Type="http://schemas.openxmlformats.org/officeDocument/2006/relationships/hyperlink" Target="https://sites.google.com/view/3d-distributed/workhorse-3d-printer" TargetMode="External"/><Relationship Id="rId394" Type="http://schemas.openxmlformats.org/officeDocument/2006/relationships/hyperlink" Target="https://sites.google.com/view/3d-distributed/workhorse-3d-printer" TargetMode="External"/><Relationship Id="rId151" Type="http://schemas.openxmlformats.org/officeDocument/2006/relationships/hyperlink" Target="https://sites.google.com/view/3d-distributed/workhorse-3d-printer" TargetMode="External"/><Relationship Id="rId272" Type="http://schemas.openxmlformats.org/officeDocument/2006/relationships/hyperlink" Target="https://sites.google.com/view/3d-distributed/workhorse-3d-printer" TargetMode="External"/><Relationship Id="rId393" Type="http://schemas.openxmlformats.org/officeDocument/2006/relationships/hyperlink" Target="https://sites.google.com/view/3d-distributed/workhorse-3d-printer" TargetMode="External"/><Relationship Id="rId158" Type="http://schemas.openxmlformats.org/officeDocument/2006/relationships/hyperlink" Target="https://sites.google.com/view/3d-distributed/workhorse-3d-printer" TargetMode="External"/><Relationship Id="rId279" Type="http://schemas.openxmlformats.org/officeDocument/2006/relationships/hyperlink" Target="https://sites.google.com/view/3d-distributed/workhorse-3d-printer" TargetMode="External"/><Relationship Id="rId157" Type="http://schemas.openxmlformats.org/officeDocument/2006/relationships/hyperlink" Target="https://sites.google.com/view/3d-distributed/workhorse-3d-printer" TargetMode="External"/><Relationship Id="rId278" Type="http://schemas.openxmlformats.org/officeDocument/2006/relationships/hyperlink" Target="https://sites.google.com/view/3d-distributed/workhorse-3d-printer" TargetMode="External"/><Relationship Id="rId399" Type="http://schemas.openxmlformats.org/officeDocument/2006/relationships/hyperlink" Target="https://sites.google.com/view/3d-distributed/workhorse-3d-printer" TargetMode="External"/><Relationship Id="rId156" Type="http://schemas.openxmlformats.org/officeDocument/2006/relationships/hyperlink" Target="https://sites.google.com/view/3d-distributed/workhorse-3d-printer" TargetMode="External"/><Relationship Id="rId277" Type="http://schemas.openxmlformats.org/officeDocument/2006/relationships/hyperlink" Target="https://sites.google.com/view/3d-distributed/workhorse-3d-printer" TargetMode="External"/><Relationship Id="rId398" Type="http://schemas.openxmlformats.org/officeDocument/2006/relationships/hyperlink" Target="https://sites.google.com/view/3d-distributed/workhorse-3d-printer" TargetMode="External"/><Relationship Id="rId155" Type="http://schemas.openxmlformats.org/officeDocument/2006/relationships/hyperlink" Target="https://sites.google.com/view/3d-distributed/workhorse-3d-printer" TargetMode="External"/><Relationship Id="rId276" Type="http://schemas.openxmlformats.org/officeDocument/2006/relationships/hyperlink" Target="https://sites.google.com/view/3d-distributed/workhorse-3d-printer" TargetMode="External"/><Relationship Id="rId397" Type="http://schemas.openxmlformats.org/officeDocument/2006/relationships/hyperlink" Target="https://sites.google.com/view/3d-distributed/workhorse-3d-printer" TargetMode="External"/><Relationship Id="rId40" Type="http://schemas.openxmlformats.org/officeDocument/2006/relationships/hyperlink" Target="https://sites.google.com/view/3d-distributed/workhorse-3d-printer" TargetMode="External"/><Relationship Id="rId42" Type="http://schemas.openxmlformats.org/officeDocument/2006/relationships/hyperlink" Target="https://sites.google.com/view/3d-distributed/workhorse-3d-printer" TargetMode="External"/><Relationship Id="rId41" Type="http://schemas.openxmlformats.org/officeDocument/2006/relationships/hyperlink" Target="https://sites.google.com/view/3d-distributed/workhorse-3d-printer" TargetMode="External"/><Relationship Id="rId44" Type="http://schemas.openxmlformats.org/officeDocument/2006/relationships/hyperlink" Target="https://sites.google.com/view/3d-distributed/workhorse-3d-printer" TargetMode="External"/><Relationship Id="rId43" Type="http://schemas.openxmlformats.org/officeDocument/2006/relationships/hyperlink" Target="https://sites.google.com/view/3d-distributed/workhorse-3d-printer" TargetMode="External"/><Relationship Id="rId46" Type="http://schemas.openxmlformats.org/officeDocument/2006/relationships/hyperlink" Target="https://sites.google.com/view/3d-distributed/workhorse-3d-printer" TargetMode="External"/><Relationship Id="rId45" Type="http://schemas.openxmlformats.org/officeDocument/2006/relationships/hyperlink" Target="https://sites.google.com/view/3d-distributed/workhorse-3d-printer" TargetMode="External"/><Relationship Id="rId509" Type="http://schemas.openxmlformats.org/officeDocument/2006/relationships/hyperlink" Target="https://sites.google.com/view/3d-distributed/workhorse-3d-printer" TargetMode="External"/><Relationship Id="rId508" Type="http://schemas.openxmlformats.org/officeDocument/2006/relationships/hyperlink" Target="https://sites.google.com/view/3d-distributed/workhorse-3d-printer" TargetMode="External"/><Relationship Id="rId503" Type="http://schemas.openxmlformats.org/officeDocument/2006/relationships/hyperlink" Target="https://sites.google.com/view/3d-distributed/workhorse-3d-printer" TargetMode="External"/><Relationship Id="rId502" Type="http://schemas.openxmlformats.org/officeDocument/2006/relationships/hyperlink" Target="https://sites.google.com/view/3d-distributed/workhorse-3d-printer" TargetMode="External"/><Relationship Id="rId501" Type="http://schemas.openxmlformats.org/officeDocument/2006/relationships/hyperlink" Target="https://sites.google.com/view/3d-distributed/workhorse-3d-printer" TargetMode="External"/><Relationship Id="rId500" Type="http://schemas.openxmlformats.org/officeDocument/2006/relationships/hyperlink" Target="https://sites.google.com/view/3d-distributed/workhorse-3d-printer" TargetMode="External"/><Relationship Id="rId507" Type="http://schemas.openxmlformats.org/officeDocument/2006/relationships/hyperlink" Target="https://sites.google.com/view/3d-distributed/workhorse-3d-printer" TargetMode="External"/><Relationship Id="rId506" Type="http://schemas.openxmlformats.org/officeDocument/2006/relationships/hyperlink" Target="https://sites.google.com/view/3d-distributed/workhorse-3d-printer" TargetMode="External"/><Relationship Id="rId505" Type="http://schemas.openxmlformats.org/officeDocument/2006/relationships/hyperlink" Target="https://sites.google.com/view/3d-distributed/workhorse-3d-printer" TargetMode="External"/><Relationship Id="rId504" Type="http://schemas.openxmlformats.org/officeDocument/2006/relationships/hyperlink" Target="https://sites.google.com/view/3d-distributed/workhorse-3d-printer" TargetMode="External"/><Relationship Id="rId48" Type="http://schemas.openxmlformats.org/officeDocument/2006/relationships/hyperlink" Target="https://sites.google.com/view/3d-distributed/workhorse-3d-printer" TargetMode="External"/><Relationship Id="rId47" Type="http://schemas.openxmlformats.org/officeDocument/2006/relationships/hyperlink" Target="https://sites.google.com/view/3d-distributed/workhorse-3d-printer" TargetMode="External"/><Relationship Id="rId49" Type="http://schemas.openxmlformats.org/officeDocument/2006/relationships/hyperlink" Target="https://sites.google.com/view/3d-distributed/workhorse-3d-printer" TargetMode="External"/><Relationship Id="rId31" Type="http://schemas.openxmlformats.org/officeDocument/2006/relationships/hyperlink" Target="https://sites.google.com/view/3d-distributed/workhorse-3d-printer" TargetMode="External"/><Relationship Id="rId30" Type="http://schemas.openxmlformats.org/officeDocument/2006/relationships/hyperlink" Target="https://sites.google.com/view/3d-distributed/workhorse-3d-printer" TargetMode="External"/><Relationship Id="rId33" Type="http://schemas.openxmlformats.org/officeDocument/2006/relationships/hyperlink" Target="https://sites.google.com/view/3d-distributed/workhorse-3d-printer" TargetMode="External"/><Relationship Id="rId32" Type="http://schemas.openxmlformats.org/officeDocument/2006/relationships/hyperlink" Target="https://sites.google.com/view/3d-distributed/workhorse-3d-printer" TargetMode="External"/><Relationship Id="rId35" Type="http://schemas.openxmlformats.org/officeDocument/2006/relationships/hyperlink" Target="https://sites.google.com/view/3d-distributed/workhorse-3d-printer" TargetMode="External"/><Relationship Id="rId34" Type="http://schemas.openxmlformats.org/officeDocument/2006/relationships/hyperlink" Target="https://sites.google.com/view/3d-distributed/workhorse-3d-printer" TargetMode="External"/><Relationship Id="rId37" Type="http://schemas.openxmlformats.org/officeDocument/2006/relationships/hyperlink" Target="https://sites.google.com/view/3d-distributed/workhorse-3d-printer" TargetMode="External"/><Relationship Id="rId36" Type="http://schemas.openxmlformats.org/officeDocument/2006/relationships/hyperlink" Target="https://sites.google.com/view/3d-distributed/workhorse-3d-printer" TargetMode="External"/><Relationship Id="rId39" Type="http://schemas.openxmlformats.org/officeDocument/2006/relationships/hyperlink" Target="https://sites.google.com/view/3d-distributed/workhorse-3d-printer" TargetMode="External"/><Relationship Id="rId38" Type="http://schemas.openxmlformats.org/officeDocument/2006/relationships/hyperlink" Target="https://sites.google.com/view/3d-distributed/workhorse-3d-printer" TargetMode="External"/><Relationship Id="rId20" Type="http://schemas.openxmlformats.org/officeDocument/2006/relationships/hyperlink" Target="https://sites.google.com/view/3d-distributed/workhorse-3d-printer" TargetMode="External"/><Relationship Id="rId22" Type="http://schemas.openxmlformats.org/officeDocument/2006/relationships/hyperlink" Target="https://sites.google.com/view/3d-distributed/workhorse-3d-printer" TargetMode="External"/><Relationship Id="rId21" Type="http://schemas.openxmlformats.org/officeDocument/2006/relationships/hyperlink" Target="https://sites.google.com/view/3d-distributed/workhorse-3d-printer" TargetMode="External"/><Relationship Id="rId24" Type="http://schemas.openxmlformats.org/officeDocument/2006/relationships/hyperlink" Target="https://sites.google.com/view/3d-distributed/workhorse-3d-printer" TargetMode="External"/><Relationship Id="rId23" Type="http://schemas.openxmlformats.org/officeDocument/2006/relationships/hyperlink" Target="https://sites.google.com/view/3d-distributed/workhorse-3d-printer" TargetMode="External"/><Relationship Id="rId409" Type="http://schemas.openxmlformats.org/officeDocument/2006/relationships/hyperlink" Target="https://sites.google.com/view/3d-distributed/workhorse-3d-printer" TargetMode="External"/><Relationship Id="rId404" Type="http://schemas.openxmlformats.org/officeDocument/2006/relationships/hyperlink" Target="https://sites.google.com/view/3d-distributed/workhorse-3d-printer" TargetMode="External"/><Relationship Id="rId403" Type="http://schemas.openxmlformats.org/officeDocument/2006/relationships/hyperlink" Target="https://sites.google.com/view/3d-distributed/workhorse-3d-printer" TargetMode="External"/><Relationship Id="rId402" Type="http://schemas.openxmlformats.org/officeDocument/2006/relationships/hyperlink" Target="https://sites.google.com/view/3d-distributed/workhorse-3d-printer" TargetMode="External"/><Relationship Id="rId401" Type="http://schemas.openxmlformats.org/officeDocument/2006/relationships/hyperlink" Target="https://sites.google.com/view/3d-distributed/workhorse-3d-printer" TargetMode="External"/><Relationship Id="rId408" Type="http://schemas.openxmlformats.org/officeDocument/2006/relationships/hyperlink" Target="https://sites.google.com/view/3d-distributed/workhorse-3d-printer" TargetMode="External"/><Relationship Id="rId407" Type="http://schemas.openxmlformats.org/officeDocument/2006/relationships/hyperlink" Target="https://sites.google.com/view/3d-distributed/workhorse-3d-printer" TargetMode="External"/><Relationship Id="rId406" Type="http://schemas.openxmlformats.org/officeDocument/2006/relationships/hyperlink" Target="https://sites.google.com/view/3d-distributed/workhorse-3d-printer" TargetMode="External"/><Relationship Id="rId405" Type="http://schemas.openxmlformats.org/officeDocument/2006/relationships/hyperlink" Target="https://sites.google.com/view/3d-distributed/workhorse-3d-printer" TargetMode="External"/><Relationship Id="rId26" Type="http://schemas.openxmlformats.org/officeDocument/2006/relationships/hyperlink" Target="https://sites.google.com/view/3d-distributed/workhorse-3d-printer" TargetMode="External"/><Relationship Id="rId25" Type="http://schemas.openxmlformats.org/officeDocument/2006/relationships/hyperlink" Target="https://sites.google.com/view/3d-distributed/workhorse-3d-printer" TargetMode="External"/><Relationship Id="rId28" Type="http://schemas.openxmlformats.org/officeDocument/2006/relationships/hyperlink" Target="https://sites.google.com/view/3d-distributed/workhorse-3d-printer" TargetMode="External"/><Relationship Id="rId27" Type="http://schemas.openxmlformats.org/officeDocument/2006/relationships/hyperlink" Target="https://sites.google.com/view/3d-distributed/workhorse-3d-printer" TargetMode="External"/><Relationship Id="rId400" Type="http://schemas.openxmlformats.org/officeDocument/2006/relationships/hyperlink" Target="https://sites.google.com/view/3d-distributed/workhorse-3d-printer" TargetMode="External"/><Relationship Id="rId29" Type="http://schemas.openxmlformats.org/officeDocument/2006/relationships/hyperlink" Target="https://sites.google.com/view/3d-distributed/workhorse-3d-printer" TargetMode="External"/><Relationship Id="rId11" Type="http://schemas.openxmlformats.org/officeDocument/2006/relationships/hyperlink" Target="https://sites.google.com/view/3d-distributed/workhorse-3d-printer" TargetMode="External"/><Relationship Id="rId10" Type="http://schemas.openxmlformats.org/officeDocument/2006/relationships/hyperlink" Target="https://sites.google.com/view/3d-distributed/workhorse-3d-printer" TargetMode="External"/><Relationship Id="rId13" Type="http://schemas.openxmlformats.org/officeDocument/2006/relationships/hyperlink" Target="https://sites.google.com/view/3d-distributed/workhorse-3d-printer" TargetMode="External"/><Relationship Id="rId12" Type="http://schemas.openxmlformats.org/officeDocument/2006/relationships/hyperlink" Target="https://sites.google.com/view/3d-distributed/workhorse-3d-printer" TargetMode="External"/><Relationship Id="rId512" Type="http://schemas.openxmlformats.org/officeDocument/2006/relationships/header" Target="header1.xml"/><Relationship Id="rId511" Type="http://schemas.openxmlformats.org/officeDocument/2006/relationships/hyperlink" Target="https://sites.google.com/view/3d-distributed/workhorse-3d-printer" TargetMode="External"/><Relationship Id="rId15" Type="http://schemas.openxmlformats.org/officeDocument/2006/relationships/hyperlink" Target="https://sites.google.com/view/3d-distributed/workhorse-3d-printer" TargetMode="External"/><Relationship Id="rId14" Type="http://schemas.openxmlformats.org/officeDocument/2006/relationships/hyperlink" Target="https://sites.google.com/view/3d-distributed/workhorse-3d-printer" TargetMode="External"/><Relationship Id="rId17" Type="http://schemas.openxmlformats.org/officeDocument/2006/relationships/hyperlink" Target="https://sites.google.com/view/3d-distributed/workhorse-3d-printer" TargetMode="External"/><Relationship Id="rId16" Type="http://schemas.openxmlformats.org/officeDocument/2006/relationships/hyperlink" Target="https://sites.google.com/view/3d-distributed/workhorse-3d-printer" TargetMode="External"/><Relationship Id="rId19" Type="http://schemas.openxmlformats.org/officeDocument/2006/relationships/hyperlink" Target="https://sites.google.com/view/3d-distributed/workhorse-3d-printer" TargetMode="External"/><Relationship Id="rId510" Type="http://schemas.openxmlformats.org/officeDocument/2006/relationships/hyperlink" Target="https://sites.google.com/view/3d-distributed/workhorse-3d-printer" TargetMode="External"/><Relationship Id="rId18" Type="http://schemas.openxmlformats.org/officeDocument/2006/relationships/hyperlink" Target="https://sites.google.com/view/3d-distributed/workhorse-3d-printer" TargetMode="External"/><Relationship Id="rId84" Type="http://schemas.openxmlformats.org/officeDocument/2006/relationships/hyperlink" Target="https://sites.google.com/view/3d-distributed/workhorse-3d-printer" TargetMode="External"/><Relationship Id="rId83" Type="http://schemas.openxmlformats.org/officeDocument/2006/relationships/hyperlink" Target="https://sites.google.com/view/3d-distributed/workhorse-3d-printer" TargetMode="External"/><Relationship Id="rId86" Type="http://schemas.openxmlformats.org/officeDocument/2006/relationships/hyperlink" Target="https://sites.google.com/view/3d-distributed/workhorse-3d-printer" TargetMode="External"/><Relationship Id="rId85" Type="http://schemas.openxmlformats.org/officeDocument/2006/relationships/hyperlink" Target="https://sites.google.com/view/3d-distributed/workhorse-3d-printer" TargetMode="External"/><Relationship Id="rId88" Type="http://schemas.openxmlformats.org/officeDocument/2006/relationships/hyperlink" Target="https://sites.google.com/view/3d-distributed/workhorse-3d-printer" TargetMode="External"/><Relationship Id="rId87" Type="http://schemas.openxmlformats.org/officeDocument/2006/relationships/hyperlink" Target="https://sites.google.com/view/3d-distributed/workhorse-3d-printer" TargetMode="External"/><Relationship Id="rId89" Type="http://schemas.openxmlformats.org/officeDocument/2006/relationships/hyperlink" Target="https://sites.google.com/view/3d-distributed/workhorse-3d-printer" TargetMode="External"/><Relationship Id="rId80" Type="http://schemas.openxmlformats.org/officeDocument/2006/relationships/hyperlink" Target="https://sites.google.com/view/3d-distributed/workhorse-3d-printer" TargetMode="External"/><Relationship Id="rId82" Type="http://schemas.openxmlformats.org/officeDocument/2006/relationships/hyperlink" Target="https://sites.google.com/view/3d-distributed/workhorse-3d-printer" TargetMode="External"/><Relationship Id="rId81" Type="http://schemas.openxmlformats.org/officeDocument/2006/relationships/hyperlink" Target="https://sites.google.com/view/3d-distributed/workhorse-3d-printer" TargetMode="External"/><Relationship Id="rId73" Type="http://schemas.openxmlformats.org/officeDocument/2006/relationships/hyperlink" Target="https://sites.google.com/view/3d-distributed/workhorse-3d-printer" TargetMode="External"/><Relationship Id="rId72" Type="http://schemas.openxmlformats.org/officeDocument/2006/relationships/hyperlink" Target="https://sites.google.com/view/3d-distributed/workhorse-3d-printer" TargetMode="External"/><Relationship Id="rId75" Type="http://schemas.openxmlformats.org/officeDocument/2006/relationships/hyperlink" Target="https://sites.google.com/view/3d-distributed/workhorse-3d-printer" TargetMode="External"/><Relationship Id="rId74" Type="http://schemas.openxmlformats.org/officeDocument/2006/relationships/hyperlink" Target="https://sites.google.com/view/3d-distributed/workhorse-3d-printer" TargetMode="External"/><Relationship Id="rId77" Type="http://schemas.openxmlformats.org/officeDocument/2006/relationships/hyperlink" Target="https://sites.google.com/view/3d-distributed/workhorse-3d-printer" TargetMode="External"/><Relationship Id="rId76" Type="http://schemas.openxmlformats.org/officeDocument/2006/relationships/hyperlink" Target="https://sites.google.com/view/3d-distributed/workhorse-3d-printer" TargetMode="External"/><Relationship Id="rId79" Type="http://schemas.openxmlformats.org/officeDocument/2006/relationships/hyperlink" Target="https://sites.google.com/view/3d-distributed/workhorse-3d-printer" TargetMode="External"/><Relationship Id="rId78" Type="http://schemas.openxmlformats.org/officeDocument/2006/relationships/hyperlink" Target="https://sites.google.com/view/3d-distributed/workhorse-3d-printer" TargetMode="External"/><Relationship Id="rId71" Type="http://schemas.openxmlformats.org/officeDocument/2006/relationships/hyperlink" Target="https://sites.google.com/view/3d-distributed/workhorse-3d-printer" TargetMode="External"/><Relationship Id="rId70" Type="http://schemas.openxmlformats.org/officeDocument/2006/relationships/hyperlink" Target="https://sites.google.com/view/3d-distributed/workhorse-3d-printer" TargetMode="External"/><Relationship Id="rId62" Type="http://schemas.openxmlformats.org/officeDocument/2006/relationships/hyperlink" Target="https://sites.google.com/view/3d-distributed/workhorse-3d-printer" TargetMode="External"/><Relationship Id="rId61" Type="http://schemas.openxmlformats.org/officeDocument/2006/relationships/hyperlink" Target="https://sites.google.com/view/3d-distributed/workhorse-3d-printer" TargetMode="External"/><Relationship Id="rId64" Type="http://schemas.openxmlformats.org/officeDocument/2006/relationships/hyperlink" Target="https://sites.google.com/view/3d-distributed/workhorse-3d-printer" TargetMode="External"/><Relationship Id="rId63" Type="http://schemas.openxmlformats.org/officeDocument/2006/relationships/hyperlink" Target="https://sites.google.com/view/3d-distributed/workhorse-3d-printer" TargetMode="External"/><Relationship Id="rId66" Type="http://schemas.openxmlformats.org/officeDocument/2006/relationships/hyperlink" Target="https://sites.google.com/view/3d-distributed/workhorse-3d-printer" TargetMode="External"/><Relationship Id="rId65" Type="http://schemas.openxmlformats.org/officeDocument/2006/relationships/hyperlink" Target="https://sites.google.com/view/3d-distributed/workhorse-3d-printer" TargetMode="External"/><Relationship Id="rId68" Type="http://schemas.openxmlformats.org/officeDocument/2006/relationships/hyperlink" Target="https://sites.google.com/view/3d-distributed/workhorse-3d-printer" TargetMode="External"/><Relationship Id="rId67" Type="http://schemas.openxmlformats.org/officeDocument/2006/relationships/hyperlink" Target="https://sites.google.com/view/3d-distributed/workhorse-3d-printer" TargetMode="External"/><Relationship Id="rId60" Type="http://schemas.openxmlformats.org/officeDocument/2006/relationships/hyperlink" Target="https://sites.google.com/view/3d-distributed/workhorse-3d-printer" TargetMode="External"/><Relationship Id="rId69" Type="http://schemas.openxmlformats.org/officeDocument/2006/relationships/hyperlink" Target="https://sites.google.com/view/3d-distributed/workhorse-3d-printer" TargetMode="External"/><Relationship Id="rId51" Type="http://schemas.openxmlformats.org/officeDocument/2006/relationships/hyperlink" Target="https://sites.google.com/view/3d-distributed/workhorse-3d-printer" TargetMode="External"/><Relationship Id="rId50" Type="http://schemas.openxmlformats.org/officeDocument/2006/relationships/hyperlink" Target="https://sites.google.com/view/3d-distributed/workhorse-3d-printer" TargetMode="External"/><Relationship Id="rId53" Type="http://schemas.openxmlformats.org/officeDocument/2006/relationships/hyperlink" Target="https://sites.google.com/view/3d-distributed/workhorse-3d-printer" TargetMode="External"/><Relationship Id="rId52" Type="http://schemas.openxmlformats.org/officeDocument/2006/relationships/hyperlink" Target="https://sites.google.com/view/3d-distributed/workhorse-3d-printer" TargetMode="External"/><Relationship Id="rId55" Type="http://schemas.openxmlformats.org/officeDocument/2006/relationships/hyperlink" Target="https://sites.google.com/view/3d-distributed/workhorse-3d-printer" TargetMode="External"/><Relationship Id="rId54" Type="http://schemas.openxmlformats.org/officeDocument/2006/relationships/hyperlink" Target="https://sites.google.com/view/3d-distributed/workhorse-3d-printer" TargetMode="External"/><Relationship Id="rId57" Type="http://schemas.openxmlformats.org/officeDocument/2006/relationships/hyperlink" Target="https://sites.google.com/view/3d-distributed/workhorse-3d-printer" TargetMode="External"/><Relationship Id="rId56" Type="http://schemas.openxmlformats.org/officeDocument/2006/relationships/hyperlink" Target="https://sites.google.com/view/3d-distributed/workhorse-3d-printer" TargetMode="External"/><Relationship Id="rId59" Type="http://schemas.openxmlformats.org/officeDocument/2006/relationships/hyperlink" Target="https://sites.google.com/view/3d-distributed/workhorse-3d-printer" TargetMode="External"/><Relationship Id="rId58" Type="http://schemas.openxmlformats.org/officeDocument/2006/relationships/hyperlink" Target="https://sites.google.com/view/3d-distributed/workhorse-3d-printer" TargetMode="External"/><Relationship Id="rId107" Type="http://schemas.openxmlformats.org/officeDocument/2006/relationships/hyperlink" Target="https://sites.google.com/view/3d-distributed/workhorse-3d-printer" TargetMode="External"/><Relationship Id="rId228" Type="http://schemas.openxmlformats.org/officeDocument/2006/relationships/hyperlink" Target="https://sites.google.com/view/3d-distributed/workhorse-3d-printer" TargetMode="External"/><Relationship Id="rId349" Type="http://schemas.openxmlformats.org/officeDocument/2006/relationships/hyperlink" Target="https://sites.google.com/view/3d-distributed/workhorse-3d-printer" TargetMode="External"/><Relationship Id="rId106" Type="http://schemas.openxmlformats.org/officeDocument/2006/relationships/hyperlink" Target="https://sites.google.com/view/3d-distributed/workhorse-3d-printer" TargetMode="External"/><Relationship Id="rId227" Type="http://schemas.openxmlformats.org/officeDocument/2006/relationships/hyperlink" Target="https://sites.google.com/view/3d-distributed/workhorse-3d-printer" TargetMode="External"/><Relationship Id="rId348" Type="http://schemas.openxmlformats.org/officeDocument/2006/relationships/hyperlink" Target="https://sites.google.com/view/3d-distributed/workhorse-3d-printer" TargetMode="External"/><Relationship Id="rId469" Type="http://schemas.openxmlformats.org/officeDocument/2006/relationships/hyperlink" Target="https://sites.google.com/view/3d-distributed/workhorse-3d-printer" TargetMode="External"/><Relationship Id="rId105" Type="http://schemas.openxmlformats.org/officeDocument/2006/relationships/hyperlink" Target="https://sites.google.com/view/3d-distributed/workhorse-3d-printer" TargetMode="External"/><Relationship Id="rId226" Type="http://schemas.openxmlformats.org/officeDocument/2006/relationships/hyperlink" Target="https://sites.google.com/view/3d-distributed/workhorse-3d-printer" TargetMode="External"/><Relationship Id="rId347" Type="http://schemas.openxmlformats.org/officeDocument/2006/relationships/hyperlink" Target="https://sites.google.com/view/3d-distributed/workhorse-3d-printer" TargetMode="External"/><Relationship Id="rId468" Type="http://schemas.openxmlformats.org/officeDocument/2006/relationships/hyperlink" Target="https://sites.google.com/view/3d-distributed/workhorse-3d-printer" TargetMode="External"/><Relationship Id="rId104" Type="http://schemas.openxmlformats.org/officeDocument/2006/relationships/hyperlink" Target="https://sites.google.com/view/3d-distributed/workhorse-3d-printer" TargetMode="External"/><Relationship Id="rId225" Type="http://schemas.openxmlformats.org/officeDocument/2006/relationships/hyperlink" Target="https://sites.google.com/view/3d-distributed/workhorse-3d-printer" TargetMode="External"/><Relationship Id="rId346" Type="http://schemas.openxmlformats.org/officeDocument/2006/relationships/hyperlink" Target="https://sites.google.com/view/3d-distributed/workhorse-3d-printer" TargetMode="External"/><Relationship Id="rId467" Type="http://schemas.openxmlformats.org/officeDocument/2006/relationships/hyperlink" Target="https://sites.google.com/view/3d-distributed/workhorse-3d-printer" TargetMode="External"/><Relationship Id="rId109" Type="http://schemas.openxmlformats.org/officeDocument/2006/relationships/hyperlink" Target="https://sites.google.com/view/3d-distributed/workhorse-3d-printer" TargetMode="External"/><Relationship Id="rId108" Type="http://schemas.openxmlformats.org/officeDocument/2006/relationships/hyperlink" Target="https://sites.google.com/view/3d-distributed/workhorse-3d-printer" TargetMode="External"/><Relationship Id="rId229" Type="http://schemas.openxmlformats.org/officeDocument/2006/relationships/hyperlink" Target="https://sites.google.com/view/3d-distributed/workhorse-3d-printer" TargetMode="External"/><Relationship Id="rId220" Type="http://schemas.openxmlformats.org/officeDocument/2006/relationships/hyperlink" Target="https://sites.google.com/view/3d-distributed/workhorse-3d-printer" TargetMode="External"/><Relationship Id="rId341" Type="http://schemas.openxmlformats.org/officeDocument/2006/relationships/hyperlink" Target="https://sites.google.com/view/3d-distributed/workhorse-3d-printer" TargetMode="External"/><Relationship Id="rId462" Type="http://schemas.openxmlformats.org/officeDocument/2006/relationships/hyperlink" Target="https://sites.google.com/view/3d-distributed/workhorse-3d-printer" TargetMode="External"/><Relationship Id="rId340" Type="http://schemas.openxmlformats.org/officeDocument/2006/relationships/hyperlink" Target="https://sites.google.com/view/3d-distributed/workhorse-3d-printer" TargetMode="External"/><Relationship Id="rId461" Type="http://schemas.openxmlformats.org/officeDocument/2006/relationships/hyperlink" Target="https://sites.google.com/view/3d-distributed/workhorse-3d-printer" TargetMode="External"/><Relationship Id="rId460" Type="http://schemas.openxmlformats.org/officeDocument/2006/relationships/hyperlink" Target="https://sites.google.com/view/3d-distributed/workhorse-3d-printer" TargetMode="External"/><Relationship Id="rId103" Type="http://schemas.openxmlformats.org/officeDocument/2006/relationships/hyperlink" Target="https://sites.google.com/view/3d-distributed/workhorse-3d-printer" TargetMode="External"/><Relationship Id="rId224" Type="http://schemas.openxmlformats.org/officeDocument/2006/relationships/hyperlink" Target="https://sites.google.com/view/3d-distributed/workhorse-3d-printer" TargetMode="External"/><Relationship Id="rId345" Type="http://schemas.openxmlformats.org/officeDocument/2006/relationships/hyperlink" Target="https://sites.google.com/view/3d-distributed/workhorse-3d-printer" TargetMode="External"/><Relationship Id="rId466" Type="http://schemas.openxmlformats.org/officeDocument/2006/relationships/hyperlink" Target="https://sites.google.com/view/3d-distributed/workhorse-3d-printer" TargetMode="External"/><Relationship Id="rId102" Type="http://schemas.openxmlformats.org/officeDocument/2006/relationships/hyperlink" Target="https://sites.google.com/view/3d-distributed/workhorse-3d-printer" TargetMode="External"/><Relationship Id="rId223" Type="http://schemas.openxmlformats.org/officeDocument/2006/relationships/hyperlink" Target="https://sites.google.com/view/3d-distributed/workhorse-3d-printer" TargetMode="External"/><Relationship Id="rId344" Type="http://schemas.openxmlformats.org/officeDocument/2006/relationships/hyperlink" Target="https://sites.google.com/view/3d-distributed/workhorse-3d-printer" TargetMode="External"/><Relationship Id="rId465" Type="http://schemas.openxmlformats.org/officeDocument/2006/relationships/hyperlink" Target="https://sites.google.com/view/3d-distributed/workhorse-3d-printer" TargetMode="External"/><Relationship Id="rId101" Type="http://schemas.openxmlformats.org/officeDocument/2006/relationships/hyperlink" Target="https://sites.google.com/view/3d-distributed/workhorse-3d-printer" TargetMode="External"/><Relationship Id="rId222" Type="http://schemas.openxmlformats.org/officeDocument/2006/relationships/hyperlink" Target="https://sites.google.com/view/3d-distributed/workhorse-3d-printer" TargetMode="External"/><Relationship Id="rId343" Type="http://schemas.openxmlformats.org/officeDocument/2006/relationships/hyperlink" Target="https://sites.google.com/view/3d-distributed/workhorse-3d-printer" TargetMode="External"/><Relationship Id="rId464" Type="http://schemas.openxmlformats.org/officeDocument/2006/relationships/hyperlink" Target="https://sites.google.com/view/3d-distributed/workhorse-3d-printer" TargetMode="External"/><Relationship Id="rId100" Type="http://schemas.openxmlformats.org/officeDocument/2006/relationships/hyperlink" Target="https://sites.google.com/view/3d-distributed/workhorse-3d-printer" TargetMode="External"/><Relationship Id="rId221" Type="http://schemas.openxmlformats.org/officeDocument/2006/relationships/hyperlink" Target="https://sites.google.com/view/3d-distributed/workhorse-3d-printer" TargetMode="External"/><Relationship Id="rId342" Type="http://schemas.openxmlformats.org/officeDocument/2006/relationships/hyperlink" Target="https://sites.google.com/view/3d-distributed/workhorse-3d-printer" TargetMode="External"/><Relationship Id="rId463" Type="http://schemas.openxmlformats.org/officeDocument/2006/relationships/hyperlink" Target="https://sites.google.com/view/3d-distributed/workhorse-3d-printer" TargetMode="External"/><Relationship Id="rId217" Type="http://schemas.openxmlformats.org/officeDocument/2006/relationships/hyperlink" Target="https://sites.google.com/view/3d-distributed/workhorse-3d-printer" TargetMode="External"/><Relationship Id="rId338" Type="http://schemas.openxmlformats.org/officeDocument/2006/relationships/hyperlink" Target="https://sites.google.com/view/3d-distributed/workhorse-3d-printer" TargetMode="External"/><Relationship Id="rId459" Type="http://schemas.openxmlformats.org/officeDocument/2006/relationships/hyperlink" Target="https://sites.google.com/view/3d-distributed/workhorse-3d-printer" TargetMode="External"/><Relationship Id="rId216" Type="http://schemas.openxmlformats.org/officeDocument/2006/relationships/hyperlink" Target="https://sites.google.com/view/3d-distributed/workhorse-3d-printer" TargetMode="External"/><Relationship Id="rId337" Type="http://schemas.openxmlformats.org/officeDocument/2006/relationships/hyperlink" Target="https://sites.google.com/view/3d-distributed/workhorse-3d-printer" TargetMode="External"/><Relationship Id="rId458" Type="http://schemas.openxmlformats.org/officeDocument/2006/relationships/hyperlink" Target="https://sites.google.com/view/3d-distributed/workhorse-3d-printer" TargetMode="External"/><Relationship Id="rId215" Type="http://schemas.openxmlformats.org/officeDocument/2006/relationships/hyperlink" Target="https://sites.google.com/view/3d-distributed/workhorse-3d-printer" TargetMode="External"/><Relationship Id="rId336" Type="http://schemas.openxmlformats.org/officeDocument/2006/relationships/hyperlink" Target="https://sites.google.com/view/3d-distributed/workhorse-3d-printer" TargetMode="External"/><Relationship Id="rId457" Type="http://schemas.openxmlformats.org/officeDocument/2006/relationships/hyperlink" Target="https://sites.google.com/view/3d-distributed/workhorse-3d-printer" TargetMode="External"/><Relationship Id="rId214" Type="http://schemas.openxmlformats.org/officeDocument/2006/relationships/hyperlink" Target="https://sites.google.com/view/3d-distributed/workhorse-3d-printer" TargetMode="External"/><Relationship Id="rId335" Type="http://schemas.openxmlformats.org/officeDocument/2006/relationships/hyperlink" Target="https://sites.google.com/view/3d-distributed/workhorse-3d-printer" TargetMode="External"/><Relationship Id="rId456" Type="http://schemas.openxmlformats.org/officeDocument/2006/relationships/hyperlink" Target="https://sites.google.com/view/3d-distributed/workhorse-3d-printer" TargetMode="External"/><Relationship Id="rId219" Type="http://schemas.openxmlformats.org/officeDocument/2006/relationships/hyperlink" Target="https://sites.google.com/view/3d-distributed/workhorse-3d-printer" TargetMode="External"/><Relationship Id="rId218" Type="http://schemas.openxmlformats.org/officeDocument/2006/relationships/hyperlink" Target="https://sites.google.com/view/3d-distributed/workhorse-3d-printer" TargetMode="External"/><Relationship Id="rId339" Type="http://schemas.openxmlformats.org/officeDocument/2006/relationships/hyperlink" Target="https://sites.google.com/view/3d-distributed/workhorse-3d-printer" TargetMode="External"/><Relationship Id="rId330" Type="http://schemas.openxmlformats.org/officeDocument/2006/relationships/hyperlink" Target="https://sites.google.com/view/3d-distributed/workhorse-3d-printer" TargetMode="External"/><Relationship Id="rId451" Type="http://schemas.openxmlformats.org/officeDocument/2006/relationships/hyperlink" Target="https://sites.google.com/view/3d-distributed/workhorse-3d-printer" TargetMode="External"/><Relationship Id="rId450" Type="http://schemas.openxmlformats.org/officeDocument/2006/relationships/hyperlink" Target="https://sites.google.com/view/3d-distributed/workhorse-3d-printer" TargetMode="External"/><Relationship Id="rId213" Type="http://schemas.openxmlformats.org/officeDocument/2006/relationships/hyperlink" Target="https://sites.google.com/view/3d-distributed/workhorse-3d-printer" TargetMode="External"/><Relationship Id="rId334" Type="http://schemas.openxmlformats.org/officeDocument/2006/relationships/hyperlink" Target="https://sites.google.com/view/3d-distributed/workhorse-3d-printer" TargetMode="External"/><Relationship Id="rId455" Type="http://schemas.openxmlformats.org/officeDocument/2006/relationships/hyperlink" Target="https://sites.google.com/view/3d-distributed/workhorse-3d-printer" TargetMode="External"/><Relationship Id="rId212" Type="http://schemas.openxmlformats.org/officeDocument/2006/relationships/hyperlink" Target="https://sites.google.com/view/3d-distributed/workhorse-3d-printer" TargetMode="External"/><Relationship Id="rId333" Type="http://schemas.openxmlformats.org/officeDocument/2006/relationships/hyperlink" Target="https://sites.google.com/view/3d-distributed/workhorse-3d-printer" TargetMode="External"/><Relationship Id="rId454" Type="http://schemas.openxmlformats.org/officeDocument/2006/relationships/hyperlink" Target="https://sites.google.com/view/3d-distributed/workhorse-3d-printer" TargetMode="External"/><Relationship Id="rId211" Type="http://schemas.openxmlformats.org/officeDocument/2006/relationships/hyperlink" Target="https://sites.google.com/view/3d-distributed/workhorse-3d-printer" TargetMode="External"/><Relationship Id="rId332" Type="http://schemas.openxmlformats.org/officeDocument/2006/relationships/hyperlink" Target="https://sites.google.com/view/3d-distributed/workhorse-3d-printer" TargetMode="External"/><Relationship Id="rId453" Type="http://schemas.openxmlformats.org/officeDocument/2006/relationships/hyperlink" Target="https://sites.google.com/view/3d-distributed/workhorse-3d-printer" TargetMode="External"/><Relationship Id="rId210" Type="http://schemas.openxmlformats.org/officeDocument/2006/relationships/hyperlink" Target="https://sites.google.com/view/3d-distributed/workhorse-3d-printer" TargetMode="External"/><Relationship Id="rId331" Type="http://schemas.openxmlformats.org/officeDocument/2006/relationships/hyperlink" Target="https://sites.google.com/view/3d-distributed/workhorse-3d-printer" TargetMode="External"/><Relationship Id="rId452" Type="http://schemas.openxmlformats.org/officeDocument/2006/relationships/hyperlink" Target="https://sites.google.com/view/3d-distributed/workhorse-3d-printer" TargetMode="External"/><Relationship Id="rId370" Type="http://schemas.openxmlformats.org/officeDocument/2006/relationships/hyperlink" Target="https://sites.google.com/view/3d-distributed/workhorse-3d-printer" TargetMode="External"/><Relationship Id="rId491" Type="http://schemas.openxmlformats.org/officeDocument/2006/relationships/hyperlink" Target="https://sites.google.com/view/3d-distributed/workhorse-3d-printer" TargetMode="External"/><Relationship Id="rId490" Type="http://schemas.openxmlformats.org/officeDocument/2006/relationships/hyperlink" Target="https://sites.google.com/view/3d-distributed/workhorse-3d-printer" TargetMode="External"/><Relationship Id="rId129" Type="http://schemas.openxmlformats.org/officeDocument/2006/relationships/hyperlink" Target="https://sites.google.com/view/3d-distributed/workhorse-3d-printer" TargetMode="External"/><Relationship Id="rId128" Type="http://schemas.openxmlformats.org/officeDocument/2006/relationships/hyperlink" Target="https://sites.google.com/view/3d-distributed/workhorse-3d-printer" TargetMode="External"/><Relationship Id="rId249" Type="http://schemas.openxmlformats.org/officeDocument/2006/relationships/hyperlink" Target="https://sites.google.com/view/3d-distributed/workhorse-3d-printer" TargetMode="External"/><Relationship Id="rId127" Type="http://schemas.openxmlformats.org/officeDocument/2006/relationships/hyperlink" Target="https://sites.google.com/view/3d-distributed/workhorse-3d-printer" TargetMode="External"/><Relationship Id="rId248" Type="http://schemas.openxmlformats.org/officeDocument/2006/relationships/hyperlink" Target="https://sites.google.com/view/3d-distributed/workhorse-3d-printer" TargetMode="External"/><Relationship Id="rId369" Type="http://schemas.openxmlformats.org/officeDocument/2006/relationships/hyperlink" Target="https://sites.google.com/view/3d-distributed/workhorse-3d-printer" TargetMode="External"/><Relationship Id="rId126" Type="http://schemas.openxmlformats.org/officeDocument/2006/relationships/hyperlink" Target="https://sites.google.com/view/3d-distributed/workhorse-3d-printer" TargetMode="External"/><Relationship Id="rId247" Type="http://schemas.openxmlformats.org/officeDocument/2006/relationships/hyperlink" Target="https://sites.google.com/view/3d-distributed/workhorse-3d-printer" TargetMode="External"/><Relationship Id="rId368" Type="http://schemas.openxmlformats.org/officeDocument/2006/relationships/hyperlink" Target="https://sites.google.com/view/3d-distributed/workhorse-3d-printer" TargetMode="External"/><Relationship Id="rId489" Type="http://schemas.openxmlformats.org/officeDocument/2006/relationships/hyperlink" Target="https://sites.google.com/view/3d-distributed/workhorse-3d-printer" TargetMode="External"/><Relationship Id="rId121" Type="http://schemas.openxmlformats.org/officeDocument/2006/relationships/hyperlink" Target="https://sites.google.com/view/3d-distributed/workhorse-3d-printer" TargetMode="External"/><Relationship Id="rId242" Type="http://schemas.openxmlformats.org/officeDocument/2006/relationships/hyperlink" Target="https://sites.google.com/view/3d-distributed/workhorse-3d-printer" TargetMode="External"/><Relationship Id="rId363" Type="http://schemas.openxmlformats.org/officeDocument/2006/relationships/hyperlink" Target="https://sites.google.com/view/3d-distributed/workhorse-3d-printer" TargetMode="External"/><Relationship Id="rId484" Type="http://schemas.openxmlformats.org/officeDocument/2006/relationships/hyperlink" Target="https://sites.google.com/view/3d-distributed/workhorse-3d-printer" TargetMode="External"/><Relationship Id="rId120" Type="http://schemas.openxmlformats.org/officeDocument/2006/relationships/hyperlink" Target="https://sites.google.com/view/3d-distributed/workhorse-3d-printer" TargetMode="External"/><Relationship Id="rId241" Type="http://schemas.openxmlformats.org/officeDocument/2006/relationships/hyperlink" Target="https://sites.google.com/view/3d-distributed/workhorse-3d-printer" TargetMode="External"/><Relationship Id="rId362" Type="http://schemas.openxmlformats.org/officeDocument/2006/relationships/hyperlink" Target="https://sites.google.com/view/3d-distributed/workhorse-3d-printer" TargetMode="External"/><Relationship Id="rId483" Type="http://schemas.openxmlformats.org/officeDocument/2006/relationships/hyperlink" Target="https://sites.google.com/view/3d-distributed/workhorse-3d-printer" TargetMode="External"/><Relationship Id="rId240" Type="http://schemas.openxmlformats.org/officeDocument/2006/relationships/hyperlink" Target="https://sites.google.com/view/3d-distributed/workhorse-3d-printer" TargetMode="External"/><Relationship Id="rId361" Type="http://schemas.openxmlformats.org/officeDocument/2006/relationships/hyperlink" Target="https://sites.google.com/view/3d-distributed/workhorse-3d-printer" TargetMode="External"/><Relationship Id="rId482" Type="http://schemas.openxmlformats.org/officeDocument/2006/relationships/hyperlink" Target="https://sites.google.com/view/3d-distributed/workhorse-3d-printer" TargetMode="External"/><Relationship Id="rId360" Type="http://schemas.openxmlformats.org/officeDocument/2006/relationships/hyperlink" Target="https://sites.google.com/view/3d-distributed/workhorse-3d-printer" TargetMode="External"/><Relationship Id="rId481" Type="http://schemas.openxmlformats.org/officeDocument/2006/relationships/hyperlink" Target="https://sites.google.com/view/3d-distributed/workhorse-3d-printer" TargetMode="External"/><Relationship Id="rId125" Type="http://schemas.openxmlformats.org/officeDocument/2006/relationships/hyperlink" Target="https://sites.google.com/view/3d-distributed/workhorse-3d-printer" TargetMode="External"/><Relationship Id="rId246" Type="http://schemas.openxmlformats.org/officeDocument/2006/relationships/hyperlink" Target="https://sites.google.com/view/3d-distributed/workhorse-3d-printer" TargetMode="External"/><Relationship Id="rId367" Type="http://schemas.openxmlformats.org/officeDocument/2006/relationships/hyperlink" Target="https://sites.google.com/view/3d-distributed/workhorse-3d-printer" TargetMode="External"/><Relationship Id="rId488" Type="http://schemas.openxmlformats.org/officeDocument/2006/relationships/hyperlink" Target="https://sites.google.com/view/3d-distributed/workhorse-3d-printer" TargetMode="External"/><Relationship Id="rId124" Type="http://schemas.openxmlformats.org/officeDocument/2006/relationships/hyperlink" Target="https://sites.google.com/view/3d-distributed/workhorse-3d-printer" TargetMode="External"/><Relationship Id="rId245" Type="http://schemas.openxmlformats.org/officeDocument/2006/relationships/hyperlink" Target="https://sites.google.com/view/3d-distributed/workhorse-3d-printer" TargetMode="External"/><Relationship Id="rId366" Type="http://schemas.openxmlformats.org/officeDocument/2006/relationships/hyperlink" Target="https://sites.google.com/view/3d-distributed/workhorse-3d-printer" TargetMode="External"/><Relationship Id="rId487" Type="http://schemas.openxmlformats.org/officeDocument/2006/relationships/hyperlink" Target="https://sites.google.com/view/3d-distributed/workhorse-3d-printer" TargetMode="External"/><Relationship Id="rId123" Type="http://schemas.openxmlformats.org/officeDocument/2006/relationships/hyperlink" Target="https://sites.google.com/view/3d-distributed/workhorse-3d-printer" TargetMode="External"/><Relationship Id="rId244" Type="http://schemas.openxmlformats.org/officeDocument/2006/relationships/hyperlink" Target="https://sites.google.com/view/3d-distributed/workhorse-3d-printer" TargetMode="External"/><Relationship Id="rId365" Type="http://schemas.openxmlformats.org/officeDocument/2006/relationships/hyperlink" Target="https://sites.google.com/view/3d-distributed/workhorse-3d-printer" TargetMode="External"/><Relationship Id="rId486" Type="http://schemas.openxmlformats.org/officeDocument/2006/relationships/hyperlink" Target="https://sites.google.com/view/3d-distributed/workhorse-3d-printer" TargetMode="External"/><Relationship Id="rId122" Type="http://schemas.openxmlformats.org/officeDocument/2006/relationships/hyperlink" Target="https://sites.google.com/view/3d-distributed/workhorse-3d-printer" TargetMode="External"/><Relationship Id="rId243" Type="http://schemas.openxmlformats.org/officeDocument/2006/relationships/hyperlink" Target="https://sites.google.com/view/3d-distributed/workhorse-3d-printer" TargetMode="External"/><Relationship Id="rId364" Type="http://schemas.openxmlformats.org/officeDocument/2006/relationships/hyperlink" Target="https://sites.google.com/view/3d-distributed/workhorse-3d-printer" TargetMode="External"/><Relationship Id="rId485" Type="http://schemas.openxmlformats.org/officeDocument/2006/relationships/hyperlink" Target="https://sites.google.com/view/3d-distributed/workhorse-3d-printer" TargetMode="External"/><Relationship Id="rId95" Type="http://schemas.openxmlformats.org/officeDocument/2006/relationships/hyperlink" Target="https://sites.google.com/view/3d-distributed/workhorse-3d-printer" TargetMode="External"/><Relationship Id="rId94" Type="http://schemas.openxmlformats.org/officeDocument/2006/relationships/hyperlink" Target="https://sites.google.com/view/3d-distributed/workhorse-3d-printer" TargetMode="External"/><Relationship Id="rId97" Type="http://schemas.openxmlformats.org/officeDocument/2006/relationships/hyperlink" Target="https://sites.google.com/view/3d-distributed/workhorse-3d-printer" TargetMode="External"/><Relationship Id="rId96" Type="http://schemas.openxmlformats.org/officeDocument/2006/relationships/hyperlink" Target="https://sites.google.com/view/3d-distributed/workhorse-3d-printer" TargetMode="External"/><Relationship Id="rId99" Type="http://schemas.openxmlformats.org/officeDocument/2006/relationships/hyperlink" Target="https://sites.google.com/view/3d-distributed/workhorse-3d-printer" TargetMode="External"/><Relationship Id="rId480" Type="http://schemas.openxmlformats.org/officeDocument/2006/relationships/hyperlink" Target="https://sites.google.com/view/3d-distributed/workhorse-3d-printer" TargetMode="External"/><Relationship Id="rId98" Type="http://schemas.openxmlformats.org/officeDocument/2006/relationships/hyperlink" Target="https://sites.google.com/view/3d-distributed/workhorse-3d-printer" TargetMode="External"/><Relationship Id="rId91" Type="http://schemas.openxmlformats.org/officeDocument/2006/relationships/hyperlink" Target="https://sites.google.com/view/3d-distributed/workhorse-3d-printer" TargetMode="External"/><Relationship Id="rId90" Type="http://schemas.openxmlformats.org/officeDocument/2006/relationships/hyperlink" Target="https://sites.google.com/view/3d-distributed/workhorse-3d-printer" TargetMode="External"/><Relationship Id="rId93" Type="http://schemas.openxmlformats.org/officeDocument/2006/relationships/hyperlink" Target="https://sites.google.com/view/3d-distributed/workhorse-3d-printer" TargetMode="External"/><Relationship Id="rId92" Type="http://schemas.openxmlformats.org/officeDocument/2006/relationships/hyperlink" Target="https://sites.google.com/view/3d-distributed/workhorse-3d-printer" TargetMode="External"/><Relationship Id="rId118" Type="http://schemas.openxmlformats.org/officeDocument/2006/relationships/hyperlink" Target="https://sites.google.com/view/3d-distributed/workhorse-3d-printer" TargetMode="External"/><Relationship Id="rId239" Type="http://schemas.openxmlformats.org/officeDocument/2006/relationships/hyperlink" Target="https://sites.google.com/view/3d-distributed/workhorse-3d-printer" TargetMode="External"/><Relationship Id="rId117" Type="http://schemas.openxmlformats.org/officeDocument/2006/relationships/hyperlink" Target="https://sites.google.com/view/3d-distributed/workhorse-3d-printer" TargetMode="External"/><Relationship Id="rId238" Type="http://schemas.openxmlformats.org/officeDocument/2006/relationships/hyperlink" Target="https://sites.google.com/view/3d-distributed/workhorse-3d-printer" TargetMode="External"/><Relationship Id="rId359" Type="http://schemas.openxmlformats.org/officeDocument/2006/relationships/hyperlink" Target="https://sites.google.com/view/3d-distributed/workhorse-3d-printer" TargetMode="External"/><Relationship Id="rId116" Type="http://schemas.openxmlformats.org/officeDocument/2006/relationships/hyperlink" Target="https://sites.google.com/view/3d-distributed/workhorse-3d-printer" TargetMode="External"/><Relationship Id="rId237" Type="http://schemas.openxmlformats.org/officeDocument/2006/relationships/hyperlink" Target="https://sites.google.com/view/3d-distributed/workhorse-3d-printer" TargetMode="External"/><Relationship Id="rId358" Type="http://schemas.openxmlformats.org/officeDocument/2006/relationships/hyperlink" Target="https://sites.google.com/view/3d-distributed/workhorse-3d-printer" TargetMode="External"/><Relationship Id="rId479" Type="http://schemas.openxmlformats.org/officeDocument/2006/relationships/hyperlink" Target="https://sites.google.com/view/3d-distributed/workhorse-3d-printer" TargetMode="External"/><Relationship Id="rId115" Type="http://schemas.openxmlformats.org/officeDocument/2006/relationships/hyperlink" Target="https://sites.google.com/view/3d-distributed/workhorse-3d-printer" TargetMode="External"/><Relationship Id="rId236" Type="http://schemas.openxmlformats.org/officeDocument/2006/relationships/hyperlink" Target="https://sites.google.com/view/3d-distributed/workhorse-3d-printer" TargetMode="External"/><Relationship Id="rId357" Type="http://schemas.openxmlformats.org/officeDocument/2006/relationships/hyperlink" Target="https://sites.google.com/view/3d-distributed/workhorse-3d-printer" TargetMode="External"/><Relationship Id="rId478" Type="http://schemas.openxmlformats.org/officeDocument/2006/relationships/hyperlink" Target="https://sites.google.com/view/3d-distributed/workhorse-3d-printer" TargetMode="External"/><Relationship Id="rId119" Type="http://schemas.openxmlformats.org/officeDocument/2006/relationships/hyperlink" Target="https://sites.google.com/view/3d-distributed/workhorse-3d-printer" TargetMode="External"/><Relationship Id="rId110" Type="http://schemas.openxmlformats.org/officeDocument/2006/relationships/hyperlink" Target="https://sites.google.com/view/3d-distributed/workhorse-3d-printer" TargetMode="External"/><Relationship Id="rId231" Type="http://schemas.openxmlformats.org/officeDocument/2006/relationships/hyperlink" Target="https://sites.google.com/view/3d-distributed/workhorse-3d-printer" TargetMode="External"/><Relationship Id="rId352" Type="http://schemas.openxmlformats.org/officeDocument/2006/relationships/hyperlink" Target="https://sites.google.com/view/3d-distributed/workhorse-3d-printer" TargetMode="External"/><Relationship Id="rId473" Type="http://schemas.openxmlformats.org/officeDocument/2006/relationships/hyperlink" Target="https://sites.google.com/view/3d-distributed/workhorse-3d-printer" TargetMode="External"/><Relationship Id="rId230" Type="http://schemas.openxmlformats.org/officeDocument/2006/relationships/hyperlink" Target="https://sites.google.com/view/3d-distributed/workhorse-3d-printer" TargetMode="External"/><Relationship Id="rId351" Type="http://schemas.openxmlformats.org/officeDocument/2006/relationships/hyperlink" Target="https://sites.google.com/view/3d-distributed/workhorse-3d-printer" TargetMode="External"/><Relationship Id="rId472" Type="http://schemas.openxmlformats.org/officeDocument/2006/relationships/hyperlink" Target="https://sites.google.com/view/3d-distributed/workhorse-3d-printer" TargetMode="External"/><Relationship Id="rId350" Type="http://schemas.openxmlformats.org/officeDocument/2006/relationships/hyperlink" Target="https://sites.google.com/view/3d-distributed/workhorse-3d-printer" TargetMode="External"/><Relationship Id="rId471" Type="http://schemas.openxmlformats.org/officeDocument/2006/relationships/hyperlink" Target="https://sites.google.com/view/3d-distributed/workhorse-3d-printer" TargetMode="External"/><Relationship Id="rId470" Type="http://schemas.openxmlformats.org/officeDocument/2006/relationships/hyperlink" Target="https://sites.google.com/view/3d-distributed/workhorse-3d-printer" TargetMode="External"/><Relationship Id="rId114" Type="http://schemas.openxmlformats.org/officeDocument/2006/relationships/hyperlink" Target="https://sites.google.com/view/3d-distributed/workhorse-3d-printer" TargetMode="External"/><Relationship Id="rId235" Type="http://schemas.openxmlformats.org/officeDocument/2006/relationships/hyperlink" Target="https://sites.google.com/view/3d-distributed/workhorse-3d-printer" TargetMode="External"/><Relationship Id="rId356" Type="http://schemas.openxmlformats.org/officeDocument/2006/relationships/hyperlink" Target="https://sites.google.com/view/3d-distributed/workhorse-3d-printer" TargetMode="External"/><Relationship Id="rId477" Type="http://schemas.openxmlformats.org/officeDocument/2006/relationships/hyperlink" Target="https://sites.google.com/view/3d-distributed/workhorse-3d-printer" TargetMode="External"/><Relationship Id="rId113" Type="http://schemas.openxmlformats.org/officeDocument/2006/relationships/hyperlink" Target="https://sites.google.com/view/3d-distributed/workhorse-3d-printer" TargetMode="External"/><Relationship Id="rId234" Type="http://schemas.openxmlformats.org/officeDocument/2006/relationships/hyperlink" Target="https://sites.google.com/view/3d-distributed/workhorse-3d-printer" TargetMode="External"/><Relationship Id="rId355" Type="http://schemas.openxmlformats.org/officeDocument/2006/relationships/hyperlink" Target="https://sites.google.com/view/3d-distributed/workhorse-3d-printer" TargetMode="External"/><Relationship Id="rId476" Type="http://schemas.openxmlformats.org/officeDocument/2006/relationships/hyperlink" Target="https://sites.google.com/view/3d-distributed/workhorse-3d-printer" TargetMode="External"/><Relationship Id="rId112" Type="http://schemas.openxmlformats.org/officeDocument/2006/relationships/hyperlink" Target="https://sites.google.com/view/3d-distributed/workhorse-3d-printer" TargetMode="External"/><Relationship Id="rId233" Type="http://schemas.openxmlformats.org/officeDocument/2006/relationships/hyperlink" Target="https://sites.google.com/view/3d-distributed/workhorse-3d-printer" TargetMode="External"/><Relationship Id="rId354" Type="http://schemas.openxmlformats.org/officeDocument/2006/relationships/hyperlink" Target="https://sites.google.com/view/3d-distributed/workhorse-3d-printer" TargetMode="External"/><Relationship Id="rId475" Type="http://schemas.openxmlformats.org/officeDocument/2006/relationships/hyperlink" Target="https://sites.google.com/view/3d-distributed/workhorse-3d-printer" TargetMode="External"/><Relationship Id="rId111" Type="http://schemas.openxmlformats.org/officeDocument/2006/relationships/hyperlink" Target="https://sites.google.com/view/3d-distributed/workhorse-3d-printer" TargetMode="External"/><Relationship Id="rId232" Type="http://schemas.openxmlformats.org/officeDocument/2006/relationships/hyperlink" Target="https://sites.google.com/view/3d-distributed/workhorse-3d-printer" TargetMode="External"/><Relationship Id="rId353" Type="http://schemas.openxmlformats.org/officeDocument/2006/relationships/hyperlink" Target="https://sites.google.com/view/3d-distributed/workhorse-3d-printer" TargetMode="External"/><Relationship Id="rId474" Type="http://schemas.openxmlformats.org/officeDocument/2006/relationships/hyperlink" Target="https://sites.google.com/view/3d-distributed/workhorse-3d-printer" TargetMode="External"/><Relationship Id="rId305" Type="http://schemas.openxmlformats.org/officeDocument/2006/relationships/hyperlink" Target="https://sites.google.com/view/3d-distributed/workhorse-3d-printer" TargetMode="External"/><Relationship Id="rId426" Type="http://schemas.openxmlformats.org/officeDocument/2006/relationships/hyperlink" Target="https://sites.google.com/view/3d-distributed/workhorse-3d-printer" TargetMode="External"/><Relationship Id="rId304" Type="http://schemas.openxmlformats.org/officeDocument/2006/relationships/hyperlink" Target="https://sites.google.com/view/3d-distributed/workhorse-3d-printer" TargetMode="External"/><Relationship Id="rId425" Type="http://schemas.openxmlformats.org/officeDocument/2006/relationships/hyperlink" Target="https://sites.google.com/view/3d-distributed/workhorse-3d-printer" TargetMode="External"/><Relationship Id="rId303" Type="http://schemas.openxmlformats.org/officeDocument/2006/relationships/hyperlink" Target="https://sites.google.com/view/3d-distributed/workhorse-3d-printer" TargetMode="External"/><Relationship Id="rId424" Type="http://schemas.openxmlformats.org/officeDocument/2006/relationships/hyperlink" Target="https://sites.google.com/view/3d-distributed/workhorse-3d-printer" TargetMode="External"/><Relationship Id="rId302" Type="http://schemas.openxmlformats.org/officeDocument/2006/relationships/hyperlink" Target="https://sites.google.com/view/3d-distributed/workhorse-3d-printer" TargetMode="External"/><Relationship Id="rId423" Type="http://schemas.openxmlformats.org/officeDocument/2006/relationships/hyperlink" Target="https://sites.google.com/view/3d-distributed/workhorse-3d-printer" TargetMode="External"/><Relationship Id="rId309" Type="http://schemas.openxmlformats.org/officeDocument/2006/relationships/hyperlink" Target="https://sites.google.com/view/3d-distributed/workhorse-3d-printer" TargetMode="External"/><Relationship Id="rId308" Type="http://schemas.openxmlformats.org/officeDocument/2006/relationships/hyperlink" Target="https://sites.google.com/view/3d-distributed/workhorse-3d-printer" TargetMode="External"/><Relationship Id="rId429" Type="http://schemas.openxmlformats.org/officeDocument/2006/relationships/hyperlink" Target="https://sites.google.com/view/3d-distributed/workhorse-3d-printer" TargetMode="External"/><Relationship Id="rId307" Type="http://schemas.openxmlformats.org/officeDocument/2006/relationships/hyperlink" Target="https://sites.google.com/view/3d-distributed/workhorse-3d-printer" TargetMode="External"/><Relationship Id="rId428" Type="http://schemas.openxmlformats.org/officeDocument/2006/relationships/hyperlink" Target="https://sites.google.com/view/3d-distributed/workhorse-3d-printer" TargetMode="External"/><Relationship Id="rId306" Type="http://schemas.openxmlformats.org/officeDocument/2006/relationships/hyperlink" Target="https://sites.google.com/view/3d-distributed/workhorse-3d-printer" TargetMode="External"/><Relationship Id="rId427" Type="http://schemas.openxmlformats.org/officeDocument/2006/relationships/hyperlink" Target="https://sites.google.com/view/3d-distributed/workhorse-3d-printer" TargetMode="External"/><Relationship Id="rId301" Type="http://schemas.openxmlformats.org/officeDocument/2006/relationships/hyperlink" Target="https://sites.google.com/view/3d-distributed/workhorse-3d-printer" TargetMode="External"/><Relationship Id="rId422" Type="http://schemas.openxmlformats.org/officeDocument/2006/relationships/hyperlink" Target="https://sites.google.com/view/3d-distributed/workhorse-3d-printer" TargetMode="External"/><Relationship Id="rId300" Type="http://schemas.openxmlformats.org/officeDocument/2006/relationships/hyperlink" Target="https://sites.google.com/view/3d-distributed/workhorse-3d-printer" TargetMode="External"/><Relationship Id="rId421" Type="http://schemas.openxmlformats.org/officeDocument/2006/relationships/hyperlink" Target="https://sites.google.com/view/3d-distributed/workhorse-3d-printer" TargetMode="External"/><Relationship Id="rId420" Type="http://schemas.openxmlformats.org/officeDocument/2006/relationships/hyperlink" Target="https://sites.google.com/view/3d-distributed/workhorse-3d-printer" TargetMode="External"/><Relationship Id="rId415" Type="http://schemas.openxmlformats.org/officeDocument/2006/relationships/hyperlink" Target="https://sites.google.com/view/3d-distributed/workhorse-3d-printer" TargetMode="External"/><Relationship Id="rId414" Type="http://schemas.openxmlformats.org/officeDocument/2006/relationships/hyperlink" Target="https://sites.google.com/view/3d-distributed/workhorse-3d-printer" TargetMode="External"/><Relationship Id="rId413" Type="http://schemas.openxmlformats.org/officeDocument/2006/relationships/hyperlink" Target="https://sites.google.com/view/3d-distributed/workhorse-3d-printer" TargetMode="External"/><Relationship Id="rId412" Type="http://schemas.openxmlformats.org/officeDocument/2006/relationships/hyperlink" Target="https://sites.google.com/view/3d-distributed/workhorse-3d-printer" TargetMode="External"/><Relationship Id="rId419" Type="http://schemas.openxmlformats.org/officeDocument/2006/relationships/hyperlink" Target="https://sites.google.com/view/3d-distributed/workhorse-3d-printer" TargetMode="External"/><Relationship Id="rId418" Type="http://schemas.openxmlformats.org/officeDocument/2006/relationships/hyperlink" Target="https://sites.google.com/view/3d-distributed/workhorse-3d-printer" TargetMode="External"/><Relationship Id="rId417" Type="http://schemas.openxmlformats.org/officeDocument/2006/relationships/hyperlink" Target="https://sites.google.com/view/3d-distributed/workhorse-3d-printer" TargetMode="External"/><Relationship Id="rId416" Type="http://schemas.openxmlformats.org/officeDocument/2006/relationships/hyperlink" Target="https://sites.google.com/view/3d-distributed/workhorse-3d-printer" TargetMode="External"/><Relationship Id="rId411" Type="http://schemas.openxmlformats.org/officeDocument/2006/relationships/hyperlink" Target="https://sites.google.com/view/3d-distributed/workhorse-3d-printer" TargetMode="External"/><Relationship Id="rId410" Type="http://schemas.openxmlformats.org/officeDocument/2006/relationships/hyperlink" Target="https://sites.google.com/view/3d-distributed/workhorse-3d-printer" TargetMode="External"/><Relationship Id="rId206" Type="http://schemas.openxmlformats.org/officeDocument/2006/relationships/hyperlink" Target="https://sites.google.com/view/3d-distributed/workhorse-3d-printer" TargetMode="External"/><Relationship Id="rId327" Type="http://schemas.openxmlformats.org/officeDocument/2006/relationships/hyperlink" Target="https://sites.google.com/view/3d-distributed/workhorse-3d-printer" TargetMode="External"/><Relationship Id="rId448" Type="http://schemas.openxmlformats.org/officeDocument/2006/relationships/hyperlink" Target="https://sites.google.com/view/3d-distributed/workhorse-3d-printer" TargetMode="External"/><Relationship Id="rId205" Type="http://schemas.openxmlformats.org/officeDocument/2006/relationships/hyperlink" Target="https://sites.google.com/view/3d-distributed/workhorse-3d-printer" TargetMode="External"/><Relationship Id="rId326" Type="http://schemas.openxmlformats.org/officeDocument/2006/relationships/hyperlink" Target="https://sites.google.com/view/3d-distributed/workhorse-3d-printer" TargetMode="External"/><Relationship Id="rId447" Type="http://schemas.openxmlformats.org/officeDocument/2006/relationships/hyperlink" Target="https://sites.google.com/view/3d-distributed/workhorse-3d-printer" TargetMode="External"/><Relationship Id="rId204" Type="http://schemas.openxmlformats.org/officeDocument/2006/relationships/hyperlink" Target="https://sites.google.com/view/3d-distributed/workhorse-3d-printer" TargetMode="External"/><Relationship Id="rId325" Type="http://schemas.openxmlformats.org/officeDocument/2006/relationships/hyperlink" Target="https://sites.google.com/view/3d-distributed/workhorse-3d-printer" TargetMode="External"/><Relationship Id="rId446" Type="http://schemas.openxmlformats.org/officeDocument/2006/relationships/hyperlink" Target="https://sites.google.com/view/3d-distributed/workhorse-3d-printer" TargetMode="External"/><Relationship Id="rId203" Type="http://schemas.openxmlformats.org/officeDocument/2006/relationships/hyperlink" Target="https://sites.google.com/view/3d-distributed/workhorse-3d-printer" TargetMode="External"/><Relationship Id="rId324" Type="http://schemas.openxmlformats.org/officeDocument/2006/relationships/hyperlink" Target="https://sites.google.com/view/3d-distributed/workhorse-3d-printer" TargetMode="External"/><Relationship Id="rId445" Type="http://schemas.openxmlformats.org/officeDocument/2006/relationships/hyperlink" Target="https://sites.google.com/view/3d-distributed/workhorse-3d-printer" TargetMode="External"/><Relationship Id="rId209" Type="http://schemas.openxmlformats.org/officeDocument/2006/relationships/hyperlink" Target="https://sites.google.com/view/3d-distributed/workhorse-3d-printer" TargetMode="External"/><Relationship Id="rId208" Type="http://schemas.openxmlformats.org/officeDocument/2006/relationships/hyperlink" Target="https://sites.google.com/view/3d-distributed/workhorse-3d-printer" TargetMode="External"/><Relationship Id="rId329" Type="http://schemas.openxmlformats.org/officeDocument/2006/relationships/hyperlink" Target="https://sites.google.com/view/3d-distributed/workhorse-3d-printer" TargetMode="External"/><Relationship Id="rId207" Type="http://schemas.openxmlformats.org/officeDocument/2006/relationships/hyperlink" Target="https://sites.google.com/view/3d-distributed/workhorse-3d-printer" TargetMode="External"/><Relationship Id="rId328" Type="http://schemas.openxmlformats.org/officeDocument/2006/relationships/hyperlink" Target="https://sites.google.com/view/3d-distributed/workhorse-3d-printer" TargetMode="External"/><Relationship Id="rId449" Type="http://schemas.openxmlformats.org/officeDocument/2006/relationships/hyperlink" Target="https://sites.google.com/view/3d-distributed/workhorse-3d-printer" TargetMode="External"/><Relationship Id="rId440" Type="http://schemas.openxmlformats.org/officeDocument/2006/relationships/hyperlink" Target="https://sites.google.com/view/3d-distributed/workhorse-3d-printer" TargetMode="External"/><Relationship Id="rId202" Type="http://schemas.openxmlformats.org/officeDocument/2006/relationships/hyperlink" Target="https://sites.google.com/view/3d-distributed/workhorse-3d-printer" TargetMode="External"/><Relationship Id="rId323" Type="http://schemas.openxmlformats.org/officeDocument/2006/relationships/hyperlink" Target="https://sites.google.com/view/3d-distributed/workhorse-3d-printer" TargetMode="External"/><Relationship Id="rId444" Type="http://schemas.openxmlformats.org/officeDocument/2006/relationships/hyperlink" Target="https://sites.google.com/view/3d-distributed/workhorse-3d-printer" TargetMode="External"/><Relationship Id="rId201" Type="http://schemas.openxmlformats.org/officeDocument/2006/relationships/hyperlink" Target="https://sites.google.com/view/3d-distributed/workhorse-3d-printer" TargetMode="External"/><Relationship Id="rId322" Type="http://schemas.openxmlformats.org/officeDocument/2006/relationships/hyperlink" Target="https://sites.google.com/view/3d-distributed/workhorse-3d-printer" TargetMode="External"/><Relationship Id="rId443" Type="http://schemas.openxmlformats.org/officeDocument/2006/relationships/hyperlink" Target="https://sites.google.com/view/3d-distributed/workhorse-3d-printer" TargetMode="External"/><Relationship Id="rId200" Type="http://schemas.openxmlformats.org/officeDocument/2006/relationships/hyperlink" Target="https://sites.google.com/view/3d-distributed/workhorse-3d-printer" TargetMode="External"/><Relationship Id="rId321" Type="http://schemas.openxmlformats.org/officeDocument/2006/relationships/hyperlink" Target="https://sites.google.com/view/3d-distributed/workhorse-3d-printer" TargetMode="External"/><Relationship Id="rId442" Type="http://schemas.openxmlformats.org/officeDocument/2006/relationships/hyperlink" Target="https://sites.google.com/view/3d-distributed/workhorse-3d-printer" TargetMode="External"/><Relationship Id="rId320" Type="http://schemas.openxmlformats.org/officeDocument/2006/relationships/hyperlink" Target="https://sites.google.com/view/3d-distributed/workhorse-3d-printer" TargetMode="External"/><Relationship Id="rId441" Type="http://schemas.openxmlformats.org/officeDocument/2006/relationships/hyperlink" Target="https://sites.google.com/view/3d-distributed/workhorse-3d-printer" TargetMode="External"/><Relationship Id="rId316" Type="http://schemas.openxmlformats.org/officeDocument/2006/relationships/hyperlink" Target="https://sites.google.com/view/3d-distributed/workhorse-3d-printer" TargetMode="External"/><Relationship Id="rId437" Type="http://schemas.openxmlformats.org/officeDocument/2006/relationships/hyperlink" Target="https://sites.google.com/view/3d-distributed/workhorse-3d-printer" TargetMode="External"/><Relationship Id="rId315" Type="http://schemas.openxmlformats.org/officeDocument/2006/relationships/hyperlink" Target="https://sites.google.com/view/3d-distributed/workhorse-3d-printer" TargetMode="External"/><Relationship Id="rId436" Type="http://schemas.openxmlformats.org/officeDocument/2006/relationships/hyperlink" Target="https://sites.google.com/view/3d-distributed/workhorse-3d-printer" TargetMode="External"/><Relationship Id="rId314" Type="http://schemas.openxmlformats.org/officeDocument/2006/relationships/hyperlink" Target="https://sites.google.com/view/3d-distributed/workhorse-3d-printer" TargetMode="External"/><Relationship Id="rId435" Type="http://schemas.openxmlformats.org/officeDocument/2006/relationships/hyperlink" Target="https://sites.google.com/view/3d-distributed/workhorse-3d-printer" TargetMode="External"/><Relationship Id="rId313" Type="http://schemas.openxmlformats.org/officeDocument/2006/relationships/hyperlink" Target="https://sites.google.com/view/3d-distributed/workhorse-3d-printer" TargetMode="External"/><Relationship Id="rId434" Type="http://schemas.openxmlformats.org/officeDocument/2006/relationships/hyperlink" Target="https://sites.google.com/view/3d-distributed/workhorse-3d-printer" TargetMode="External"/><Relationship Id="rId319" Type="http://schemas.openxmlformats.org/officeDocument/2006/relationships/hyperlink" Target="https://sites.google.com/view/3d-distributed/workhorse-3d-printer" TargetMode="External"/><Relationship Id="rId318" Type="http://schemas.openxmlformats.org/officeDocument/2006/relationships/hyperlink" Target="https://sites.google.com/view/3d-distributed/workhorse-3d-printer" TargetMode="External"/><Relationship Id="rId439" Type="http://schemas.openxmlformats.org/officeDocument/2006/relationships/hyperlink" Target="https://sites.google.com/view/3d-distributed/workhorse-3d-printer" TargetMode="External"/><Relationship Id="rId317" Type="http://schemas.openxmlformats.org/officeDocument/2006/relationships/hyperlink" Target="https://sites.google.com/view/3d-distributed/workhorse-3d-printer" TargetMode="External"/><Relationship Id="rId438" Type="http://schemas.openxmlformats.org/officeDocument/2006/relationships/hyperlink" Target="https://sites.google.com/view/3d-distributed/workhorse-3d-printer" TargetMode="External"/><Relationship Id="rId312" Type="http://schemas.openxmlformats.org/officeDocument/2006/relationships/hyperlink" Target="https://sites.google.com/view/3d-distributed/workhorse-3d-printer" TargetMode="External"/><Relationship Id="rId433" Type="http://schemas.openxmlformats.org/officeDocument/2006/relationships/hyperlink" Target="https://sites.google.com/view/3d-distributed/workhorse-3d-printer" TargetMode="External"/><Relationship Id="rId311" Type="http://schemas.openxmlformats.org/officeDocument/2006/relationships/hyperlink" Target="https://sites.google.com/view/3d-distributed/workhorse-3d-printer" TargetMode="External"/><Relationship Id="rId432" Type="http://schemas.openxmlformats.org/officeDocument/2006/relationships/hyperlink" Target="https://sites.google.com/view/3d-distributed/workhorse-3d-printer" TargetMode="External"/><Relationship Id="rId310" Type="http://schemas.openxmlformats.org/officeDocument/2006/relationships/hyperlink" Target="https://sites.google.com/view/3d-distributed/workhorse-3d-printer" TargetMode="External"/><Relationship Id="rId431" Type="http://schemas.openxmlformats.org/officeDocument/2006/relationships/hyperlink" Target="https://sites.google.com/view/3d-distributed/workhorse-3d-printer" TargetMode="External"/><Relationship Id="rId430" Type="http://schemas.openxmlformats.org/officeDocument/2006/relationships/hyperlink" Target="https://sites.google.com/view/3d-distributed/workhorse-3d-printe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