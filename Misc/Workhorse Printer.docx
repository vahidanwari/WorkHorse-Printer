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mpact" w:cs="Impact" w:eastAsia="Impact" w:hAnsi="Impact"/>
        </w:rPr>
      </w:pPr>
      <w:bookmarkStart w:colFirst="0" w:colLast="0" w:name="_cqjcixny712y" w:id="0"/>
      <w:bookmarkEnd w:id="0"/>
      <w:r w:rsidDel="00000000" w:rsidR="00000000" w:rsidRPr="00000000">
        <w:rPr>
          <w:rFonts w:ascii="Impact" w:cs="Impact" w:eastAsia="Impact" w:hAnsi="Impact"/>
          <w:rtl w:val="0"/>
        </w:rPr>
        <w:t xml:space="preserve">Workhorse Printer</w:t>
      </w:r>
    </w:p>
    <w:p w:rsidR="00000000" w:rsidDel="00000000" w:rsidP="00000000" w:rsidRDefault="00000000" w:rsidRPr="00000000" w14:paraId="00000002">
      <w:pPr>
        <w:pageBreakBefore w:val="0"/>
        <w:rPr/>
      </w:pPr>
      <w:r w:rsidDel="00000000" w:rsidR="00000000" w:rsidRPr="00000000">
        <w:rPr/>
        <w:drawing>
          <wp:inline distB="114300" distT="114300" distL="114300" distR="114300">
            <wp:extent cx="5943600" cy="3340100"/>
            <wp:effectExtent b="0" l="0" r="0" t="0"/>
            <wp:docPr descr="WorkHorse Printer" id="7" name="image1.jpg"/>
            <a:graphic>
              <a:graphicData uri="http://schemas.openxmlformats.org/drawingml/2006/picture">
                <pic:pic>
                  <pic:nvPicPr>
                    <pic:cNvPr descr="WorkHorse Printe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WorkHorse Printer</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The Workhorse Printer is a large format, open source 3d printer released by 3D Distributed in 2018. The printer is a modular machine platform that uses lead screw driven motion with a fixed bed / moving gantry. </w:t>
      </w:r>
    </w:p>
    <w:p w:rsidR="00000000" w:rsidDel="00000000" w:rsidP="00000000" w:rsidRDefault="00000000" w:rsidRPr="00000000" w14:paraId="00000005">
      <w:pPr>
        <w:pageBreakBefore w:val="0"/>
        <w:numPr>
          <w:ilvl w:val="0"/>
          <w:numId w:val="1"/>
        </w:numPr>
        <w:ind w:left="720" w:hanging="360"/>
      </w:pPr>
      <w:r w:rsidDel="00000000" w:rsidR="00000000" w:rsidRPr="00000000">
        <w:rPr>
          <w:rtl w:val="0"/>
        </w:rPr>
        <w:t xml:space="preserve">Fixed Bed / Moving Gantry</w:t>
      </w:r>
    </w:p>
    <w:p w:rsidR="00000000" w:rsidDel="00000000" w:rsidP="00000000" w:rsidRDefault="00000000" w:rsidRPr="00000000" w14:paraId="00000006">
      <w:pPr>
        <w:pageBreakBefore w:val="0"/>
        <w:numPr>
          <w:ilvl w:val="0"/>
          <w:numId w:val="1"/>
        </w:numPr>
        <w:ind w:left="720" w:hanging="360"/>
      </w:pPr>
      <w:r w:rsidDel="00000000" w:rsidR="00000000" w:rsidRPr="00000000">
        <w:rPr>
          <w:rtl w:val="0"/>
        </w:rPr>
        <w:t xml:space="preserve">X and Y-Axis Lead Screw</w:t>
      </w:r>
    </w:p>
    <w:p w:rsidR="00000000" w:rsidDel="00000000" w:rsidP="00000000" w:rsidRDefault="00000000" w:rsidRPr="00000000" w14:paraId="00000007">
      <w:pPr>
        <w:pageBreakBefore w:val="0"/>
        <w:rPr/>
      </w:pPr>
      <w:r w:rsidDel="00000000" w:rsidR="00000000" w:rsidRPr="00000000">
        <w:rPr/>
        <w:drawing>
          <wp:inline distB="114300" distT="114300" distL="114300" distR="114300">
            <wp:extent cx="5943600" cy="3340100"/>
            <wp:effectExtent b="0" l="0" r="0" t="0"/>
            <wp:docPr descr="Workhorse Printer 1" id="9" name="image7.jpg"/>
            <a:graphic>
              <a:graphicData uri="http://schemas.openxmlformats.org/drawingml/2006/picture">
                <pic:pic>
                  <pic:nvPicPr>
                    <pic:cNvPr descr="Workhorse Printer 1" id="0" name="image7.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Most 3d printers use belt driven motion in the x and y axis to increase print speed but loses quality when more weight is applied to the gantry or carriage. The lead screw used on the Workhorse has a high helix pitch with multiple threads to allow increased print speeds while maintaining the quality provided from lead screw and ball screw motion.The robust and rigid system is particularly useful in applications that add more weight to the gantry or carriage. Materials such as clay, chocolate, plastic pellet extrusion or other foods can increase weight that is moved around which results in decreased quality or print speeds. Workhorse Printer’s are available to purchase in a Machined Component Kit, Hardware Kit or Complete Kit.</w:t>
      </w:r>
    </w:p>
    <w:p w:rsidR="00000000" w:rsidDel="00000000" w:rsidP="00000000" w:rsidRDefault="00000000" w:rsidRPr="00000000" w14:paraId="0000000A">
      <w:pPr>
        <w:pageBreakBefore w:val="0"/>
        <w:rPr/>
      </w:pPr>
      <w:r w:rsidDel="00000000" w:rsidR="00000000" w:rsidRPr="00000000">
        <w:rPr/>
        <w:drawing>
          <wp:inline distB="114300" distT="114300" distL="114300" distR="114300">
            <wp:extent cx="5943600" cy="4457700"/>
            <wp:effectExtent b="0" l="0" r="0" t="0"/>
            <wp:docPr descr="Workhorse Printer 2" id="8" name="image5.jpg"/>
            <a:graphic>
              <a:graphicData uri="http://schemas.openxmlformats.org/drawingml/2006/picture">
                <pic:pic>
                  <pic:nvPicPr>
                    <pic:cNvPr descr="Workhorse Printer 2" id="0" name="image5.jp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t xml:space="preserve">Workhorse 3D Printer MRRF 2019</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pPr>
      <w:r w:rsidDel="00000000" w:rsidR="00000000" w:rsidRPr="00000000">
        <w:rPr>
          <w:rtl w:val="0"/>
        </w:rPr>
        <w:t xml:space="preserve">OPEN SOURCE</w:t>
      </w:r>
    </w:p>
    <w:p w:rsidR="00000000" w:rsidDel="00000000" w:rsidP="00000000" w:rsidRDefault="00000000" w:rsidRPr="00000000" w14:paraId="0000000D">
      <w:pPr>
        <w:pageBreakBefore w:val="0"/>
        <w:numPr>
          <w:ilvl w:val="0"/>
          <w:numId w:val="2"/>
        </w:numPr>
        <w:ind w:left="720" w:hanging="360"/>
      </w:pPr>
      <w:r w:rsidDel="00000000" w:rsidR="00000000" w:rsidRPr="00000000">
        <w:rPr>
          <w:rtl w:val="0"/>
        </w:rPr>
        <w:t xml:space="preserve">LARGE BUILD VOLUME</w:t>
      </w:r>
    </w:p>
    <w:p w:rsidR="00000000" w:rsidDel="00000000" w:rsidP="00000000" w:rsidRDefault="00000000" w:rsidRPr="00000000" w14:paraId="0000000E">
      <w:pPr>
        <w:pageBreakBefore w:val="0"/>
        <w:numPr>
          <w:ilvl w:val="0"/>
          <w:numId w:val="2"/>
        </w:numPr>
        <w:ind w:left="720" w:hanging="360"/>
      </w:pPr>
      <w:r w:rsidDel="00000000" w:rsidR="00000000" w:rsidRPr="00000000">
        <w:rPr>
          <w:rtl w:val="0"/>
        </w:rPr>
        <w:t xml:space="preserve">ADVANCED LEAD SCREW MOTION</w:t>
      </w:r>
    </w:p>
    <w:p w:rsidR="00000000" w:rsidDel="00000000" w:rsidP="00000000" w:rsidRDefault="00000000" w:rsidRPr="00000000" w14:paraId="0000000F">
      <w:pPr>
        <w:pageBreakBefore w:val="0"/>
        <w:numPr>
          <w:ilvl w:val="0"/>
          <w:numId w:val="2"/>
        </w:numPr>
        <w:ind w:left="720" w:hanging="360"/>
      </w:pPr>
      <w:r w:rsidDel="00000000" w:rsidR="00000000" w:rsidRPr="00000000">
        <w:rPr>
          <w:rtl w:val="0"/>
        </w:rPr>
        <w:t xml:space="preserve">MODULAR MACHINE DESIGN</w:t>
      </w:r>
    </w:p>
    <w:p w:rsidR="00000000" w:rsidDel="00000000" w:rsidP="00000000" w:rsidRDefault="00000000" w:rsidRPr="00000000" w14:paraId="00000010">
      <w:pPr>
        <w:pageBreakBefore w:val="0"/>
        <w:numPr>
          <w:ilvl w:val="0"/>
          <w:numId w:val="2"/>
        </w:numPr>
        <w:ind w:left="720" w:hanging="360"/>
      </w:pPr>
      <w:r w:rsidDel="00000000" w:rsidR="00000000" w:rsidRPr="00000000">
        <w:rPr>
          <w:rtl w:val="0"/>
        </w:rPr>
        <w:t xml:space="preserve">CUSTOM MODS</w:t>
      </w:r>
    </w:p>
    <w:p w:rsidR="00000000" w:rsidDel="00000000" w:rsidP="00000000" w:rsidRDefault="00000000" w:rsidRPr="00000000" w14:paraId="00000011">
      <w:pPr>
        <w:pageBreakBefore w:val="0"/>
        <w:numPr>
          <w:ilvl w:val="0"/>
          <w:numId w:val="2"/>
        </w:numPr>
        <w:ind w:left="720" w:hanging="360"/>
      </w:pPr>
      <w:r w:rsidDel="00000000" w:rsidR="00000000" w:rsidRPr="00000000">
        <w:rPr>
          <w:rtl w:val="0"/>
        </w:rPr>
        <w:t xml:space="preserve">CUSTOM BUILDS</w:t>
      </w:r>
    </w:p>
    <w:p w:rsidR="00000000" w:rsidDel="00000000" w:rsidP="00000000" w:rsidRDefault="00000000" w:rsidRPr="00000000" w14:paraId="00000012">
      <w:pPr>
        <w:pageBreakBefore w:val="0"/>
        <w:numPr>
          <w:ilvl w:val="0"/>
          <w:numId w:val="2"/>
        </w:numPr>
        <w:ind w:left="720" w:hanging="360"/>
      </w:pPr>
      <w:r w:rsidDel="00000000" w:rsidR="00000000" w:rsidRPr="00000000">
        <w:rPr>
          <w:rtl w:val="0"/>
        </w:rPr>
        <w:t xml:space="preserve">ENCLOSURE</w:t>
      </w:r>
    </w:p>
    <w:p w:rsidR="00000000" w:rsidDel="00000000" w:rsidP="00000000" w:rsidRDefault="00000000" w:rsidRPr="00000000" w14:paraId="00000013">
      <w:pPr>
        <w:pageBreakBefore w:val="0"/>
        <w:numPr>
          <w:ilvl w:val="0"/>
          <w:numId w:val="2"/>
        </w:numPr>
        <w:ind w:left="720" w:hanging="360"/>
      </w:pPr>
      <w:r w:rsidDel="00000000" w:rsidR="00000000" w:rsidRPr="00000000">
        <w:rPr>
          <w:rtl w:val="0"/>
        </w:rPr>
        <w:t xml:space="preserve">HEATED BED</w:t>
      </w:r>
    </w:p>
    <w:p w:rsidR="00000000" w:rsidDel="00000000" w:rsidP="00000000" w:rsidRDefault="00000000" w:rsidRPr="00000000" w14:paraId="00000014">
      <w:pPr>
        <w:pStyle w:val="Heading2"/>
        <w:pageBreakBefore w:val="0"/>
        <w:rPr>
          <w:rFonts w:ascii="Impact" w:cs="Impact" w:eastAsia="Impact" w:hAnsi="Impact"/>
        </w:rPr>
      </w:pPr>
      <w:bookmarkStart w:colFirst="0" w:colLast="0" w:name="_axspmstwy1fj" w:id="1"/>
      <w:bookmarkEnd w:id="1"/>
      <w:r w:rsidDel="00000000" w:rsidR="00000000" w:rsidRPr="00000000">
        <w:rPr>
          <w:rFonts w:ascii="Impact" w:cs="Impact" w:eastAsia="Impact" w:hAnsi="Impact"/>
          <w:rtl w:val="0"/>
        </w:rPr>
        <w:t xml:space="preserve">Carriage</w:t>
      </w:r>
    </w:p>
    <w:p w:rsidR="00000000" w:rsidDel="00000000" w:rsidP="00000000" w:rsidRDefault="00000000" w:rsidRPr="00000000" w14:paraId="00000015">
      <w:pPr>
        <w:pageBreakBefore w:val="0"/>
        <w:rPr/>
      </w:pPr>
      <w:r w:rsidDel="00000000" w:rsidR="00000000" w:rsidRPr="00000000">
        <w:rPr/>
        <w:drawing>
          <wp:inline distB="114300" distT="114300" distL="114300" distR="114300">
            <wp:extent cx="5943600" cy="3340100"/>
            <wp:effectExtent b="0" l="0" r="0" t="0"/>
            <wp:docPr descr="Large 3D Printer Kit" id="4" name="image2.jpg"/>
            <a:graphic>
              <a:graphicData uri="http://schemas.openxmlformats.org/drawingml/2006/picture">
                <pic:pic>
                  <pic:nvPicPr>
                    <pic:cNvPr descr="Large 3D Printer Kit" id="0" name="image2.jp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Large 3D Printer Kit</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The Workhorse Printer’s C-Carriage design is a robust solution for lead screw driven motion that uses linear rails and 20×40 or 20×20 aluminum extrusions. </w:t>
      </w:r>
    </w:p>
    <w:p w:rsidR="00000000" w:rsidDel="00000000" w:rsidP="00000000" w:rsidRDefault="00000000" w:rsidRPr="00000000" w14:paraId="00000018">
      <w:pPr>
        <w:pageBreakBefore w:val="0"/>
        <w:rPr/>
      </w:pPr>
      <w:r w:rsidDel="00000000" w:rsidR="00000000" w:rsidRPr="00000000">
        <w:rPr/>
        <w:drawing>
          <wp:inline distB="114300" distT="114300" distL="114300" distR="114300">
            <wp:extent cx="5943600" cy="5943600"/>
            <wp:effectExtent b="0" l="0" r="0" t="0"/>
            <wp:docPr descr="Workhorse Printer 3" id="5" name="image4.jpg"/>
            <a:graphic>
              <a:graphicData uri="http://schemas.openxmlformats.org/drawingml/2006/picture">
                <pic:pic>
                  <pic:nvPicPr>
                    <pic:cNvPr descr="Workhorse Printer 3" id="0" name="image4.jp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t xml:space="preserve">WorkHorse Carriage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Workhorse 3d printer is available with custom mods and upgrades. We’ve several custom designed machines for many of our customers. If there is a specific size or requirement you just give us a shout. </w:t>
      </w:r>
    </w:p>
    <w:p w:rsidR="00000000" w:rsidDel="00000000" w:rsidP="00000000" w:rsidRDefault="00000000" w:rsidRPr="00000000" w14:paraId="0000001B">
      <w:pPr>
        <w:pageBreakBefore w:val="0"/>
        <w:rPr>
          <w:color w:val="1155cc"/>
          <w:u w:val="single"/>
        </w:rPr>
      </w:pPr>
      <w:r w:rsidDel="00000000" w:rsidR="00000000" w:rsidRPr="00000000">
        <w:fldChar w:fldCharType="begin"/>
        <w:instrText xml:space="preserve"> HYPERLINK "https://www.youtube.com/watch?v=RBmApk0aEXk" </w:instrText>
        <w:fldChar w:fldCharType="separate"/>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color w:val="1155cc"/>
          <w:u w:val="single"/>
        </w:rPr>
        <w:drawing>
          <wp:inline distB="114300" distT="114300" distL="114300" distR="114300">
            <wp:extent cx="4675705" cy="3500438"/>
            <wp:effectExtent b="0" l="0" r="0" t="0"/>
            <wp:docPr descr="Loading video" id="10" name="image8.jpg"/>
            <a:graphic>
              <a:graphicData uri="http://schemas.openxmlformats.org/drawingml/2006/picture">
                <pic:pic>
                  <pic:nvPicPr>
                    <pic:cNvPr descr="Loading video" id="0" name="image8.jpg"/>
                    <pic:cNvPicPr preferRelativeResize="0"/>
                  </pic:nvPicPr>
                  <pic:blipFill>
                    <a:blip r:embed="rId11"/>
                    <a:srcRect b="0" l="0" r="0" t="0"/>
                    <a:stretch>
                      <a:fillRect/>
                    </a:stretch>
                  </pic:blipFill>
                  <pic:spPr>
                    <a:xfrm>
                      <a:off x="0" y="0"/>
                      <a:ext cx="4675705" cy="3500438"/>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Style w:val="Heading2"/>
        <w:pageBreakBefore w:val="0"/>
        <w:rPr>
          <w:rFonts w:ascii="Impact" w:cs="Impact" w:eastAsia="Impact" w:hAnsi="Impact"/>
        </w:rPr>
      </w:pPr>
      <w:bookmarkStart w:colFirst="0" w:colLast="0" w:name="_y8spdtdsivgb" w:id="2"/>
      <w:bookmarkEnd w:id="2"/>
      <w:r w:rsidDel="00000000" w:rsidR="00000000" w:rsidRPr="00000000">
        <w:rPr>
          <w:rFonts w:ascii="Impact" w:cs="Impact" w:eastAsia="Impact" w:hAnsi="Impact"/>
          <w:rtl w:val="0"/>
        </w:rPr>
        <w:t xml:space="preserve">New Heated Bed</w:t>
      </w:r>
    </w:p>
    <w:p w:rsidR="00000000" w:rsidDel="00000000" w:rsidP="00000000" w:rsidRDefault="00000000" w:rsidRPr="00000000" w14:paraId="00000024">
      <w:pPr>
        <w:pageBreakBefore w:val="0"/>
        <w:rPr>
          <w:color w:val="1155cc"/>
          <w:u w:val="single"/>
        </w:rPr>
      </w:pPr>
      <w:r w:rsidDel="00000000" w:rsidR="00000000" w:rsidRPr="00000000">
        <w:fldChar w:fldCharType="begin"/>
        <w:instrText xml:space="preserve"> HYPERLINK "https://www.youtube.com/watch?v=-5uxtN1lTp8" </w:instrText>
        <w:fldChar w:fldCharType="separate"/>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color w:val="1155cc"/>
          <w:u w:val="single"/>
        </w:rPr>
        <w:drawing>
          <wp:inline distB="114300" distT="114300" distL="114300" distR="114300">
            <wp:extent cx="4857750" cy="3643313"/>
            <wp:effectExtent b="0" l="0" r="0" t="0"/>
            <wp:docPr descr="Loading video" id="2" name="image6.jpg"/>
            <a:graphic>
              <a:graphicData uri="http://schemas.openxmlformats.org/drawingml/2006/picture">
                <pic:pic>
                  <pic:nvPicPr>
                    <pic:cNvPr descr="Loading video" id="0" name="image6.jpg"/>
                    <pic:cNvPicPr preferRelativeResize="0"/>
                  </pic:nvPicPr>
                  <pic:blipFill>
                    <a:blip r:embed="rId12"/>
                    <a:srcRect b="0" l="0" r="0" t="0"/>
                    <a:stretch>
                      <a:fillRect/>
                    </a:stretch>
                  </pic:blipFill>
                  <pic:spPr>
                    <a:xfrm>
                      <a:off x="0" y="0"/>
                      <a:ext cx="4857750" cy="3643313"/>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Style w:val="Heading2"/>
        <w:pageBreakBefore w:val="0"/>
        <w:rPr>
          <w:rFonts w:ascii="Impact" w:cs="Impact" w:eastAsia="Impact" w:hAnsi="Impact"/>
        </w:rPr>
      </w:pPr>
      <w:bookmarkStart w:colFirst="0" w:colLast="0" w:name="_lcv2py3d770t" w:id="3"/>
      <w:bookmarkEnd w:id="3"/>
      <w:r w:rsidDel="00000000" w:rsidR="00000000" w:rsidRPr="00000000">
        <w:rPr>
          <w:rFonts w:ascii="Impact" w:cs="Impact" w:eastAsia="Impact" w:hAnsi="Impact"/>
          <w:rtl w:val="0"/>
        </w:rPr>
        <w:t xml:space="preserve">WorkHorse Printer Updates</w:t>
      </w:r>
    </w:p>
    <w:p w:rsidR="00000000" w:rsidDel="00000000" w:rsidP="00000000" w:rsidRDefault="00000000" w:rsidRPr="00000000" w14:paraId="00000028">
      <w:pPr>
        <w:pStyle w:val="Heading2"/>
        <w:pageBreakBefore w:val="0"/>
        <w:rPr/>
      </w:pPr>
      <w:bookmarkStart w:colFirst="0" w:colLast="0" w:name="_5t3sg0xuoqri" w:id="4"/>
      <w:bookmarkEnd w:id="4"/>
      <w:r w:rsidDel="00000000" w:rsidR="00000000" w:rsidRPr="00000000">
        <w:rPr>
          <w:rtl w:val="0"/>
        </w:rPr>
        <w:t xml:space="preserve">Download Files</w:t>
      </w:r>
    </w:p>
    <w:p w:rsidR="00000000" w:rsidDel="00000000" w:rsidP="00000000" w:rsidRDefault="00000000" w:rsidRPr="00000000" w14:paraId="00000029">
      <w:pPr>
        <w:pStyle w:val="Heading2"/>
        <w:pageBreakBefore w:val="0"/>
        <w:rPr>
          <w:rFonts w:ascii="Impact" w:cs="Impact" w:eastAsia="Impact" w:hAnsi="Impact"/>
        </w:rPr>
      </w:pPr>
      <w:bookmarkStart w:colFirst="0" w:colLast="0" w:name="_201bbeqmivn6" w:id="5"/>
      <w:bookmarkEnd w:id="5"/>
      <w:r w:rsidDel="00000000" w:rsidR="00000000" w:rsidRPr="00000000">
        <w:rPr/>
        <w:drawing>
          <wp:inline distB="114300" distT="114300" distL="114300" distR="114300">
            <wp:extent cx="5943600" cy="4876800"/>
            <wp:effectExtent b="0" l="0" r="0" t="0"/>
            <wp:docPr descr="Workhorse Printer 4" id="3" name="image3.png"/>
            <a:graphic>
              <a:graphicData uri="http://schemas.openxmlformats.org/drawingml/2006/picture">
                <pic:pic>
                  <pic:nvPicPr>
                    <pic:cNvPr descr="Workhorse Printer 4" id="0" name="image3.png"/>
                    <pic:cNvPicPr preferRelativeResize="0"/>
                  </pic:nvPicPr>
                  <pic:blipFill>
                    <a:blip r:embed="rId13"/>
                    <a:srcRect b="0" l="0" r="0" t="0"/>
                    <a:stretch>
                      <a:fillRect/>
                    </a:stretch>
                  </pic:blipFill>
                  <pic:spPr>
                    <a:xfrm>
                      <a:off x="0" y="0"/>
                      <a:ext cx="5943600" cy="4876800"/>
                    </a:xfrm>
                    <a:prstGeom prst="rect"/>
                    <a:ln/>
                  </pic:spPr>
                </pic:pic>
              </a:graphicData>
            </a:graphic>
          </wp:inline>
        </w:drawing>
      </w:r>
      <w:r w:rsidDel="00000000" w:rsidR="00000000" w:rsidRPr="00000000">
        <w:rPr>
          <w:rFonts w:ascii="Impact" w:cs="Impact" w:eastAsia="Impact" w:hAnsi="Impact"/>
          <w:rtl w:val="0"/>
        </w:rPr>
        <w:t xml:space="preserve">WorkHorse Printer CAD</w:t>
      </w:r>
    </w:p>
    <w:p w:rsidR="00000000" w:rsidDel="00000000" w:rsidP="00000000" w:rsidRDefault="00000000" w:rsidRPr="00000000" w14:paraId="0000002A">
      <w:pPr>
        <w:pStyle w:val="Heading3"/>
        <w:pageBreakBefore w:val="0"/>
        <w:rPr>
          <w:rFonts w:ascii="Impact" w:cs="Impact" w:eastAsia="Impact" w:hAnsi="Impact"/>
        </w:rPr>
      </w:pPr>
      <w:bookmarkStart w:colFirst="0" w:colLast="0" w:name="_998i4qlko86" w:id="6"/>
      <w:bookmarkEnd w:id="6"/>
      <w:hyperlink r:id="rId14">
        <w:r w:rsidDel="00000000" w:rsidR="00000000" w:rsidRPr="00000000">
          <w:rPr>
            <w:color w:val="1155cc"/>
            <w:u w:val="single"/>
            <w:rtl w:val="0"/>
          </w:rPr>
          <w:t xml:space="preserve">Thingiverse Files</w:t>
        </w:r>
      </w:hyperlink>
      <w:r w:rsidDel="00000000" w:rsidR="00000000" w:rsidRPr="00000000">
        <w:rPr>
          <w:rtl w:val="0"/>
        </w:rPr>
      </w:r>
    </w:p>
    <w:p w:rsidR="00000000" w:rsidDel="00000000" w:rsidP="00000000" w:rsidRDefault="00000000" w:rsidRPr="00000000" w14:paraId="0000002B">
      <w:pPr>
        <w:pStyle w:val="Heading2"/>
        <w:pageBreakBefore w:val="0"/>
        <w:rPr>
          <w:rFonts w:ascii="Impact" w:cs="Impact" w:eastAsia="Impact" w:hAnsi="Impact"/>
        </w:rPr>
      </w:pPr>
      <w:bookmarkStart w:colFirst="0" w:colLast="0" w:name="_50qd1t3gdsch" w:id="7"/>
      <w:bookmarkEnd w:id="7"/>
      <w:r w:rsidDel="00000000" w:rsidR="00000000" w:rsidRPr="00000000">
        <w:rPr>
          <w:rFonts w:ascii="Impact" w:cs="Impact" w:eastAsia="Impact" w:hAnsi="Impact"/>
          <w:rtl w:val="0"/>
        </w:rPr>
        <w:t xml:space="preserve">3D Distributed Parts</w:t>
      </w:r>
    </w:p>
    <w:p w:rsidR="00000000" w:rsidDel="00000000" w:rsidP="00000000" w:rsidRDefault="00000000" w:rsidRPr="00000000" w14:paraId="0000002C">
      <w:pPr>
        <w:pageBreakBefore w:val="0"/>
        <w:rPr/>
      </w:pPr>
      <w:r w:rsidDel="00000000" w:rsidR="00000000" w:rsidRPr="00000000">
        <w:rPr/>
        <w:drawing>
          <wp:inline distB="114300" distT="114300" distL="114300" distR="114300">
            <wp:extent cx="5943600" cy="4457700"/>
            <wp:effectExtent b="0" l="0" r="0" t="0"/>
            <wp:docPr descr="Workhorse Printer 5" id="6" name="image9.jpg"/>
            <a:graphic>
              <a:graphicData uri="http://schemas.openxmlformats.org/drawingml/2006/picture">
                <pic:pic>
                  <pic:nvPicPr>
                    <pic:cNvPr descr="Workhorse Printer 5" id="0" name="image9.jp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t xml:space="preserve">WorkHorse 3D Printer Parts</w:t>
      </w:r>
    </w:p>
    <w:p w:rsidR="00000000" w:rsidDel="00000000" w:rsidP="00000000" w:rsidRDefault="00000000" w:rsidRPr="00000000" w14:paraId="0000002D">
      <w:pPr>
        <w:pageBreakBefore w:val="0"/>
        <w:rPr/>
      </w:pPr>
      <w:r w:rsidDel="00000000" w:rsidR="00000000" w:rsidRPr="00000000">
        <w:rPr/>
        <w:drawing>
          <wp:inline distB="114300" distT="114300" distL="114300" distR="114300">
            <wp:extent cx="5943600" cy="3835400"/>
            <wp:effectExtent b="0" l="0" r="0" t="0"/>
            <wp:docPr descr="Workhorse Printer 6" id="1" name="image10.jpg"/>
            <a:graphic>
              <a:graphicData uri="http://schemas.openxmlformats.org/drawingml/2006/picture">
                <pic:pic>
                  <pic:nvPicPr>
                    <pic:cNvPr descr="Workhorse Printer 6" id="0" name="image10.jpg"/>
                    <pic:cNvPicPr preferRelativeResize="0"/>
                  </pic:nvPicPr>
                  <pic:blipFill>
                    <a:blip r:embed="rId16"/>
                    <a:srcRect b="0" l="0" r="0" t="0"/>
                    <a:stretch>
                      <a:fillRect/>
                    </a:stretch>
                  </pic:blipFill>
                  <pic:spPr>
                    <a:xfrm>
                      <a:off x="0" y="0"/>
                      <a:ext cx="5943600" cy="3835400"/>
                    </a:xfrm>
                    <a:prstGeom prst="rect"/>
                    <a:ln/>
                  </pic:spPr>
                </pic:pic>
              </a:graphicData>
            </a:graphic>
          </wp:inline>
        </w:drawing>
      </w:r>
      <w:r w:rsidDel="00000000" w:rsidR="00000000" w:rsidRPr="00000000">
        <w:rPr>
          <w:rtl w:val="0"/>
        </w:rPr>
        <w:t xml:space="preserve">WorkHorse 3D Printer Gantry Plates</w:t>
      </w:r>
    </w:p>
    <w:p w:rsidR="00000000" w:rsidDel="00000000" w:rsidP="00000000" w:rsidRDefault="00000000" w:rsidRPr="00000000" w14:paraId="0000002E">
      <w:pPr>
        <w:pageBreakBefore w:val="0"/>
        <w:rPr/>
      </w:pPr>
      <w:r w:rsidDel="00000000" w:rsidR="00000000" w:rsidRPr="00000000">
        <w:rPr>
          <w:rtl w:val="0"/>
        </w:rPr>
      </w:r>
    </w:p>
    <w:tbl>
      <w:tblPr>
        <w:tblStyle w:val="Table1"/>
        <w:tblW w:w="9360.000000000002" w:type="dxa"/>
        <w:jc w:val="left"/>
        <w:tblBorders>
          <w:top w:color="e9e9e9" w:space="0" w:sz="6" w:val="single"/>
          <w:left w:color="e9e9e9" w:space="0" w:sz="6" w:val="single"/>
          <w:bottom w:color="e9e9e9" w:space="0" w:sz="6" w:val="single"/>
          <w:right w:color="e9e9e9" w:space="0" w:sz="6" w:val="single"/>
          <w:insideH w:color="e9e9e9" w:space="0" w:sz="6" w:val="single"/>
          <w:insideV w:color="e9e9e9" w:space="0" w:sz="6" w:val="single"/>
        </w:tblBorders>
        <w:tblLayout w:type="fixed"/>
        <w:tblLook w:val="0600"/>
      </w:tblPr>
      <w:tblGrid>
        <w:gridCol w:w="5443.315508021391"/>
        <w:gridCol w:w="1964.5989304812836"/>
        <w:gridCol w:w="1952.0855614973264"/>
        <w:tblGridChange w:id="0">
          <w:tblGrid>
            <w:gridCol w:w="5443.315508021391"/>
            <w:gridCol w:w="1964.5989304812836"/>
            <w:gridCol w:w="1952.0855614973264"/>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2F">
            <w:pPr>
              <w:pageBreakBefore w:val="0"/>
              <w:spacing w:line="240" w:lineRule="auto"/>
              <w:rPr/>
            </w:pPr>
            <w:r w:rsidDel="00000000" w:rsidR="00000000" w:rsidRPr="00000000">
              <w:rPr>
                <w:rtl w:val="0"/>
              </w:rPr>
              <w:t xml:space="preserve">Machined Hardware</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0">
            <w:pPr>
              <w:pageBreakBefore w:val="0"/>
              <w:spacing w:line="240" w:lineRule="auto"/>
              <w:rPr/>
            </w:pPr>
            <w:r w:rsidDel="00000000" w:rsidR="00000000" w:rsidRPr="00000000">
              <w:rPr>
                <w:rtl w:val="0"/>
              </w:rPr>
              <w:t xml:space="preserve">Price $</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1">
            <w:pPr>
              <w:pageBreakBefore w:val="0"/>
              <w:spacing w:line="240" w:lineRule="auto"/>
              <w:rPr/>
            </w:pPr>
            <w:r w:rsidDel="00000000" w:rsidR="00000000" w:rsidRPr="00000000">
              <w:rPr>
                <w:rtl w:val="0"/>
              </w:rPr>
              <w:t xml:space="preserve">Source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2">
            <w:pPr>
              <w:pageBreakBefore w:val="0"/>
              <w:spacing w:line="240" w:lineRule="auto"/>
              <w:rPr/>
            </w:pPr>
            <w:r w:rsidDel="00000000" w:rsidR="00000000" w:rsidRPr="00000000">
              <w:rPr>
                <w:rtl w:val="0"/>
              </w:rPr>
              <w:t xml:space="preserve">4″ plate kit 2pcs w/bearings</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3">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4">
            <w:pPr>
              <w:pageBreakBefore w:val="0"/>
              <w:spacing w:line="240" w:lineRule="auto"/>
              <w:rPr/>
            </w:pPr>
            <w:r w:rsidDel="00000000" w:rsidR="00000000" w:rsidRPr="00000000">
              <w:rPr>
                <w:rtl w:val="0"/>
              </w:rPr>
              <w:t xml:space="preserve">3DD</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5">
            <w:pPr>
              <w:pageBreakBefore w:val="0"/>
              <w:spacing w:line="240" w:lineRule="auto"/>
              <w:rPr/>
            </w:pPr>
            <w:r w:rsidDel="00000000" w:rsidR="00000000" w:rsidRPr="00000000">
              <w:rPr>
                <w:rtl w:val="0"/>
              </w:rPr>
              <w:t xml:space="preserve">X- Axis C- Carriages 2pcs</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6">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7">
            <w:pPr>
              <w:pageBreakBefore w:val="0"/>
              <w:spacing w:line="240" w:lineRule="auto"/>
              <w:rPr/>
            </w:pPr>
            <w:r w:rsidDel="00000000" w:rsidR="00000000" w:rsidRPr="00000000">
              <w:rPr>
                <w:rtl w:val="0"/>
              </w:rPr>
              <w:t xml:space="preserve">3DD</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8">
            <w:pPr>
              <w:pageBreakBefore w:val="0"/>
              <w:spacing w:line="240" w:lineRule="auto"/>
              <w:rPr/>
            </w:pPr>
            <w:r w:rsidDel="00000000" w:rsidR="00000000" w:rsidRPr="00000000">
              <w:rPr>
                <w:rtl w:val="0"/>
              </w:rPr>
              <w:t xml:space="preserve">Y-Axis C- Carriage 1pc</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9">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A">
            <w:pPr>
              <w:pageBreakBefore w:val="0"/>
              <w:spacing w:line="240" w:lineRule="auto"/>
              <w:rPr/>
            </w:pPr>
            <w:r w:rsidDel="00000000" w:rsidR="00000000" w:rsidRPr="00000000">
              <w:rPr>
                <w:rtl w:val="0"/>
              </w:rPr>
              <w:t xml:space="preserve">3DD</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B">
            <w:pPr>
              <w:pageBreakBefore w:val="0"/>
              <w:spacing w:line="240" w:lineRule="auto"/>
              <w:rPr/>
            </w:pPr>
            <w:r w:rsidDel="00000000" w:rsidR="00000000" w:rsidRPr="00000000">
              <w:rPr>
                <w:rtl w:val="0"/>
              </w:rPr>
              <w:t xml:space="preserve">Y-Axis Motor Mount 1pc</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C">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D">
            <w:pPr>
              <w:pageBreakBefore w:val="0"/>
              <w:spacing w:line="240" w:lineRule="auto"/>
              <w:rPr/>
            </w:pPr>
            <w:r w:rsidDel="00000000" w:rsidR="00000000" w:rsidRPr="00000000">
              <w:rPr>
                <w:rtl w:val="0"/>
              </w:rPr>
              <w:t xml:space="preserve">3DD</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E">
            <w:pPr>
              <w:pageBreakBefore w:val="0"/>
              <w:spacing w:line="240" w:lineRule="auto"/>
              <w:rPr/>
            </w:pPr>
            <w:r w:rsidDel="00000000" w:rsidR="00000000" w:rsidRPr="00000000">
              <w:rPr>
                <w:rtl w:val="0"/>
              </w:rPr>
              <w:t xml:space="preserve">Y-Axis Idler Mount 1pc</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3F">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0">
            <w:pPr>
              <w:pageBreakBefore w:val="0"/>
              <w:spacing w:line="240" w:lineRule="auto"/>
              <w:rPr/>
            </w:pPr>
            <w:r w:rsidDel="00000000" w:rsidR="00000000" w:rsidRPr="00000000">
              <w:rPr>
                <w:rtl w:val="0"/>
              </w:rPr>
              <w:t xml:space="preserve">3DD</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1">
            <w:pPr>
              <w:pageBreakBefore w:val="0"/>
              <w:spacing w:line="240" w:lineRule="auto"/>
              <w:rPr/>
            </w:pPr>
            <w:r w:rsidDel="00000000" w:rsidR="00000000" w:rsidRPr="00000000">
              <w:rPr>
                <w:rtl w:val="0"/>
              </w:rPr>
              <w:t xml:space="preserve">Hotend Mount</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2">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3">
            <w:pPr>
              <w:pageBreakBefore w:val="0"/>
              <w:spacing w:line="240" w:lineRule="auto"/>
              <w:rPr/>
            </w:pPr>
            <w:r w:rsidDel="00000000" w:rsidR="00000000" w:rsidRPr="00000000">
              <w:rPr>
                <w:rtl w:val="0"/>
              </w:rPr>
              <w:t xml:space="preserve">3DD</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4">
            <w:pPr>
              <w:pageBreakBefore w:val="0"/>
              <w:spacing w:line="240" w:lineRule="auto"/>
              <w:rPr/>
            </w:pPr>
            <w:r w:rsidDel="00000000" w:rsidR="00000000" w:rsidRPr="00000000">
              <w:rPr>
                <w:rtl w:val="0"/>
              </w:rPr>
              <w:t xml:space="preserve">Z-Axis Motor Mounts 2pcs</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5">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6">
            <w:pPr>
              <w:pageBreakBefore w:val="0"/>
              <w:spacing w:line="240" w:lineRule="auto"/>
              <w:rPr/>
            </w:pPr>
            <w:r w:rsidDel="00000000" w:rsidR="00000000" w:rsidRPr="00000000">
              <w:rPr>
                <w:rtl w:val="0"/>
              </w:rPr>
              <w:t xml:space="preserve">3DD</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7">
            <w:pPr>
              <w:pageBreakBefore w:val="0"/>
              <w:spacing w:line="240" w:lineRule="auto"/>
              <w:rPr/>
            </w:pPr>
            <w:r w:rsidDel="00000000" w:rsidR="00000000" w:rsidRPr="00000000">
              <w:rPr>
                <w:rtl w:val="0"/>
              </w:rPr>
              <w:t xml:space="preserve">Aluminum Bed</w:t>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8">
            <w:pPr>
              <w:pageBreakBefore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20.0" w:type="dxa"/>
              <w:bottom w:w="100.0" w:type="dxa"/>
              <w:right w:w="220.0" w:type="dxa"/>
            </w:tcMar>
            <w:vAlign w:val="center"/>
          </w:tcPr>
          <w:p w:rsidR="00000000" w:rsidDel="00000000" w:rsidP="00000000" w:rsidRDefault="00000000" w:rsidRPr="00000000" w14:paraId="00000049">
            <w:pPr>
              <w:pageBreakBefore w:val="0"/>
              <w:spacing w:line="240" w:lineRule="auto"/>
              <w:rPr/>
            </w:pPr>
            <w:r w:rsidDel="00000000" w:rsidR="00000000" w:rsidRPr="00000000">
              <w:rPr>
                <w:rtl w:val="0"/>
              </w:rPr>
            </w:r>
          </w:p>
        </w:tc>
      </w:tr>
    </w:tbl>
    <w:p w:rsidR="00000000" w:rsidDel="00000000" w:rsidP="00000000" w:rsidRDefault="00000000" w:rsidRPr="00000000" w14:paraId="0000004A">
      <w:pPr>
        <w:pageBreakBefore w:val="0"/>
        <w:rPr/>
      </w:pPr>
      <w:r w:rsidDel="00000000" w:rsidR="00000000" w:rsidRPr="00000000">
        <w:rPr>
          <w:rtl w:val="0"/>
        </w:rPr>
        <w:t xml:space="preserve">WorkHorse BOM</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Style w:val="Heading2"/>
        <w:pageBreakBefore w:val="0"/>
        <w:rPr>
          <w:rFonts w:ascii="Impact" w:cs="Impact" w:eastAsia="Impact" w:hAnsi="Impact"/>
        </w:rPr>
      </w:pPr>
      <w:bookmarkStart w:colFirst="0" w:colLast="0" w:name="_n09ci0wfjj2b" w:id="8"/>
      <w:bookmarkEnd w:id="8"/>
      <w:r w:rsidDel="00000000" w:rsidR="00000000" w:rsidRPr="00000000">
        <w:rPr>
          <w:rFonts w:ascii="Impact" w:cs="Impact" w:eastAsia="Impact" w:hAnsi="Impact"/>
          <w:rtl w:val="0"/>
        </w:rPr>
        <w:t xml:space="preserve">Duet3D Firmware Files</w:t>
      </w:r>
    </w:p>
    <w:p w:rsidR="00000000" w:rsidDel="00000000" w:rsidP="00000000" w:rsidRDefault="00000000" w:rsidRPr="00000000" w14:paraId="0000004D">
      <w:pPr>
        <w:pageBreakBefore w:val="0"/>
        <w:rPr/>
      </w:pPr>
      <w:r w:rsidDel="00000000" w:rsidR="00000000" w:rsidRPr="00000000">
        <w:rPr>
          <w:rtl w:val="0"/>
        </w:rPr>
        <w:t xml:space="preserve">Download</w:t>
      </w:r>
    </w:p>
    <w:p w:rsidR="00000000" w:rsidDel="00000000" w:rsidP="00000000" w:rsidRDefault="00000000" w:rsidRPr="00000000" w14:paraId="0000004E">
      <w:pPr>
        <w:pStyle w:val="Heading2"/>
        <w:pageBreakBefore w:val="0"/>
        <w:rPr>
          <w:rFonts w:ascii="Impact" w:cs="Impact" w:eastAsia="Impact" w:hAnsi="Impact"/>
        </w:rPr>
      </w:pPr>
      <w:bookmarkStart w:colFirst="0" w:colLast="0" w:name="_my67m450j5b5" w:id="9"/>
      <w:bookmarkEnd w:id="9"/>
      <w:r w:rsidDel="00000000" w:rsidR="00000000" w:rsidRPr="00000000">
        <w:rPr>
          <w:rFonts w:ascii="Impact" w:cs="Impact" w:eastAsia="Impact" w:hAnsi="Impact"/>
          <w:rtl w:val="0"/>
        </w:rPr>
        <w:t xml:space="preserve">Electronics</w:t>
      </w:r>
    </w:p>
    <w:p w:rsidR="00000000" w:rsidDel="00000000" w:rsidP="00000000" w:rsidRDefault="00000000" w:rsidRPr="00000000" w14:paraId="0000004F">
      <w:pPr>
        <w:pageBreakBefore w:val="0"/>
        <w:rPr/>
      </w:pPr>
      <w:r w:rsidDel="00000000" w:rsidR="00000000" w:rsidRPr="00000000">
        <w:rPr>
          <w:rtl w:val="0"/>
        </w:rPr>
        <w:t xml:space="preserve">We now recommend the </w:t>
      </w:r>
      <w:r w:rsidDel="00000000" w:rsidR="00000000" w:rsidRPr="00000000">
        <w:rPr>
          <w:rtl w:val="0"/>
        </w:rPr>
        <w:t xml:space="preserve">Duet 3 Mainboard 6HC</w:t>
      </w:r>
      <w:r w:rsidDel="00000000" w:rsidR="00000000" w:rsidRPr="00000000">
        <w:rPr>
          <w:rtl w:val="0"/>
        </w:rPr>
        <w:t xml:space="preserve"> electronics by Duet3D.</w:t>
      </w:r>
    </w:p>
    <w:p w:rsidR="00000000" w:rsidDel="00000000" w:rsidP="00000000" w:rsidRDefault="00000000" w:rsidRPr="00000000" w14:paraId="00000050">
      <w:pPr>
        <w:pStyle w:val="Heading2"/>
        <w:pageBreakBefore w:val="0"/>
        <w:rPr>
          <w:rFonts w:ascii="Impact" w:cs="Impact" w:eastAsia="Impact" w:hAnsi="Impact"/>
        </w:rPr>
      </w:pPr>
      <w:bookmarkStart w:colFirst="0" w:colLast="0" w:name="_avi4enyzgrrw" w:id="10"/>
      <w:bookmarkEnd w:id="10"/>
      <w:r w:rsidDel="00000000" w:rsidR="00000000" w:rsidRPr="00000000">
        <w:rPr>
          <w:rFonts w:ascii="Impact" w:cs="Impact" w:eastAsia="Impact" w:hAnsi="Impact"/>
          <w:rtl w:val="0"/>
        </w:rPr>
        <w:t xml:space="preserve">Build Instructions</w:t>
      </w:r>
    </w:p>
    <w:p w:rsidR="00000000" w:rsidDel="00000000" w:rsidP="00000000" w:rsidRDefault="00000000" w:rsidRPr="00000000" w14:paraId="00000051">
      <w:pPr>
        <w:pageBreakBefore w:val="0"/>
        <w:rPr/>
      </w:pPr>
      <w:hyperlink r:id="rId17">
        <w:r w:rsidDel="00000000" w:rsidR="00000000" w:rsidRPr="00000000">
          <w:rPr>
            <w:color w:val="1155cc"/>
            <w:u w:val="single"/>
            <w:rtl w:val="0"/>
          </w:rPr>
          <w:t xml:space="preserve">H</w:t>
        </w:r>
      </w:hyperlink>
      <w:r w:rsidDel="00000000" w:rsidR="00000000" w:rsidRPr="00000000">
        <w:rPr>
          <w:rtl w:val="0"/>
        </w:rPr>
        <w:t xml:space="preserve">e</w:t>
      </w:r>
      <w:hyperlink r:id="rId18">
        <w:r w:rsidDel="00000000" w:rsidR="00000000" w:rsidRPr="00000000">
          <w:rPr>
            <w:color w:val="1155cc"/>
            <w:u w:val="single"/>
            <w:rtl w:val="0"/>
          </w:rPr>
          <w:t xml:space="preserve">re</w:t>
        </w:r>
      </w:hyperlink>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Share this: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6.0045836516424"/>
        <w:gridCol w:w="1523.0557677616503"/>
        <w:gridCol w:w="1923.483575248281"/>
        <w:gridCol w:w="1065.423987776929"/>
        <w:gridCol w:w="1902.0320855614975"/>
        <w:tblGridChange w:id="0">
          <w:tblGrid>
            <w:gridCol w:w="2946.0045836516424"/>
            <w:gridCol w:w="1523.0557677616503"/>
            <w:gridCol w:w="1923.483575248281"/>
            <w:gridCol w:w="1065.423987776929"/>
            <w:gridCol w:w="1902.0320855614975"/>
          </w:tblGrid>
        </w:tblGridChange>
      </w:tblGrid>
      <w:tr>
        <w:trPr>
          <w:cantSplit w:val="0"/>
          <w:trHeight w:val="630" w:hRule="atLeast"/>
          <w:tblHeader w:val="0"/>
        </w:trPr>
        <w:tc>
          <w:tcPr>
            <w:tcBorders>
              <w:top w:color="000000" w:space="0" w:sz="18"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55">
            <w:pPr>
              <w:pageBreakBefore w:val="0"/>
              <w:widowControl w:val="0"/>
              <w:jc w:val="center"/>
              <w:rPr>
                <w:rFonts w:ascii="Calibri" w:cs="Calibri" w:eastAsia="Calibri" w:hAnsi="Calibri"/>
              </w:rPr>
            </w:pPr>
            <w:hyperlink r:id="rId19">
              <w:r w:rsidDel="00000000" w:rsidR="00000000" w:rsidRPr="00000000">
                <w:rPr>
                  <w:rFonts w:ascii="Impact" w:cs="Impact" w:eastAsia="Impact" w:hAnsi="Impact"/>
                  <w:color w:val="1155cc"/>
                  <w:sz w:val="48"/>
                  <w:szCs w:val="48"/>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6">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7">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A">
            <w:pPr>
              <w:pageBreakBefore w:val="0"/>
              <w:widowControl w:val="0"/>
              <w:jc w:val="center"/>
              <w:rPr>
                <w:rFonts w:ascii="Calibri" w:cs="Calibri" w:eastAsia="Calibri" w:hAnsi="Calibri"/>
              </w:rPr>
            </w:pPr>
            <w:hyperlink r:id="rId20">
              <w:r w:rsidDel="00000000" w:rsidR="00000000" w:rsidRPr="00000000">
                <w:rPr>
                  <w:rFonts w:ascii="Impact" w:cs="Impact" w:eastAsia="Impact" w:hAnsi="Impact"/>
                  <w:color w:val="1155cc"/>
                  <w:u w:val="single"/>
                  <w:rtl w:val="0"/>
                </w:rPr>
                <w:t xml:space="preserve">WorkHorse 3D Printer</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B">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F">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3">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4">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5">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6">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7">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8">
            <w:pPr>
              <w:pageBreakBefore w:val="0"/>
              <w:widowControl w:val="0"/>
              <w:rPr>
                <w:rFonts w:ascii="Calibri" w:cs="Calibri" w:eastAsia="Calibri" w:hAnsi="Calibri"/>
              </w:rPr>
            </w:pPr>
            <w:r w:rsidDel="00000000" w:rsidR="00000000" w:rsidRPr="00000000">
              <w:rPr>
                <w:rtl w:val="0"/>
              </w:rPr>
            </w:r>
          </w:p>
        </w:tc>
      </w:tr>
      <w:tr>
        <w:trPr>
          <w:cantSplit w:val="0"/>
          <w:trHeight w:val="390"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69">
            <w:pPr>
              <w:pageBreakBefore w:val="0"/>
              <w:widowControl w:val="0"/>
              <w:jc w:val="center"/>
              <w:rPr>
                <w:rFonts w:ascii="Calibri" w:cs="Calibri" w:eastAsia="Calibri" w:hAnsi="Calibri"/>
              </w:rPr>
            </w:pPr>
            <w:hyperlink r:id="rId21">
              <w:r w:rsidDel="00000000" w:rsidR="00000000" w:rsidRPr="00000000">
                <w:rPr>
                  <w:rFonts w:ascii="Calibri" w:cs="Calibri" w:eastAsia="Calibri" w:hAnsi="Calibri"/>
                  <w:b w:val="1"/>
                  <w:bCs w:val="1"/>
                  <w:color w:val="1155cc"/>
                  <w:sz w:val="28"/>
                  <w:szCs w:val="28"/>
                  <w:u w:val="single"/>
                  <w:rtl w:val="0"/>
                </w:rPr>
                <w:t xml:space="preserve">Electronics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6A">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Price Each</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6B">
            <w:pPr>
              <w:pageBreakBefore w:val="0"/>
              <w:widowControl w:val="0"/>
              <w:jc w:val="center"/>
              <w:rPr>
                <w:rFonts w:ascii="Calibri" w:cs="Calibri" w:eastAsia="Calibri" w:hAnsi="Calibri"/>
              </w:rPr>
            </w:pPr>
            <w:hyperlink r:id="rId22">
              <w:r w:rsidDel="00000000" w:rsidR="00000000" w:rsidRPr="00000000">
                <w:rPr>
                  <w:rFonts w:ascii="Calibri" w:cs="Calibri" w:eastAsia="Calibri" w:hAnsi="Calibri"/>
                  <w:b w:val="1"/>
                  <w:bCs w:val="1"/>
                  <w:color w:val="1155cc"/>
                  <w:u w:val="single"/>
                  <w:rtl w:val="0"/>
                </w:rPr>
                <w:t xml:space="preserve">Part Number</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6C">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6D">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6E">
            <w:pPr>
              <w:pageBreakBefore w:val="0"/>
              <w:widowControl w:val="0"/>
              <w:jc w:val="center"/>
              <w:rPr>
                <w:rFonts w:ascii="Calibri" w:cs="Calibri" w:eastAsia="Calibri" w:hAnsi="Calibri"/>
              </w:rPr>
            </w:pPr>
            <w:hyperlink r:id="rId23">
              <w:r w:rsidDel="00000000" w:rsidR="00000000" w:rsidRPr="00000000">
                <w:rPr>
                  <w:rFonts w:ascii="Calibri" w:cs="Calibri" w:eastAsia="Calibri" w:hAnsi="Calibri"/>
                  <w:color w:val="1155cc"/>
                  <w:u w:val="single"/>
                  <w:rtl w:val="0"/>
                </w:rPr>
                <w:t xml:space="preserve">Nema 17 Stepper Motor Z-Axis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6F">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17.95</w:t>
            </w:r>
          </w:p>
        </w:tc>
        <w:tc>
          <w:tcPr>
            <w:tcBorders>
              <w:top w:color="cccccc" w:space="0" w:sz="6" w:val="single"/>
              <w:left w:color="cccccc" w:space="0" w:sz="6" w:val="single"/>
              <w:bottom w:color="000000" w:space="0" w:sz="18" w:val="single"/>
              <w:right w:color="000000" w:space="0" w:sz="18" w:val="single"/>
            </w:tcBorders>
            <w:shd w:fill="ffffff" w:val="clear"/>
            <w:tcMar>
              <w:top w:w="0.0" w:type="dxa"/>
              <w:left w:w="40.0" w:type="dxa"/>
              <w:bottom w:w="0.0" w:type="dxa"/>
              <w:right w:w="40.0" w:type="dxa"/>
            </w:tcMar>
            <w:vAlign w:val="bottom"/>
          </w:tcPr>
          <w:p w:rsidR="00000000" w:rsidDel="00000000" w:rsidP="00000000" w:rsidRDefault="00000000" w:rsidRPr="00000000" w14:paraId="00000070">
            <w:pPr>
              <w:pageBreakBefore w:val="0"/>
              <w:widowControl w:val="0"/>
              <w:jc w:val="center"/>
              <w:rPr>
                <w:rFonts w:ascii="Calibri" w:cs="Calibri" w:eastAsia="Calibri" w:hAnsi="Calibri"/>
              </w:rPr>
            </w:pPr>
            <w:hyperlink r:id="rId24">
              <w:r w:rsidDel="00000000" w:rsidR="00000000" w:rsidRPr="00000000">
                <w:rPr>
                  <w:color w:val="1155cc"/>
                  <w:u w:val="single"/>
                  <w:rtl w:val="0"/>
                </w:rPr>
                <w:t xml:space="preserve">MO-N17-48-22B-3X</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1">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2pcs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2">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3">
            <w:pPr>
              <w:pageBreakBefore w:val="0"/>
              <w:widowControl w:val="0"/>
              <w:jc w:val="center"/>
              <w:rPr>
                <w:rFonts w:ascii="Calibri" w:cs="Calibri" w:eastAsia="Calibri" w:hAnsi="Calibri"/>
              </w:rPr>
            </w:pPr>
            <w:hyperlink r:id="rId25">
              <w:r w:rsidDel="00000000" w:rsidR="00000000" w:rsidRPr="00000000">
                <w:rPr>
                  <w:rFonts w:ascii="Calibri" w:cs="Calibri" w:eastAsia="Calibri" w:hAnsi="Calibri"/>
                  <w:color w:val="1155cc"/>
                  <w:u w:val="single"/>
                  <w:rtl w:val="0"/>
                </w:rPr>
                <w:t xml:space="preserve">NEMA 23 269 oz.in X-Axis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4">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17.95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5">
            <w:pPr>
              <w:pageBreakBefore w:val="0"/>
              <w:widowControl w:val="0"/>
              <w:jc w:val="center"/>
              <w:rPr>
                <w:rFonts w:ascii="Calibri" w:cs="Calibri" w:eastAsia="Calibri" w:hAnsi="Calibri"/>
              </w:rPr>
            </w:pPr>
            <w:hyperlink r:id="rId26">
              <w:r w:rsidDel="00000000" w:rsidR="00000000" w:rsidRPr="00000000">
                <w:rPr>
                  <w:rFonts w:ascii="Calibri" w:cs="Calibri" w:eastAsia="Calibri" w:hAnsi="Calibri"/>
                  <w:color w:val="1155cc"/>
                  <w:u w:val="single"/>
                  <w:rtl w:val="0"/>
                </w:rPr>
                <w:t xml:space="preserve">MO-N23-76-21B</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6">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2pcs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7">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8">
            <w:pPr>
              <w:pageBreakBefore w:val="0"/>
              <w:widowControl w:val="0"/>
              <w:jc w:val="center"/>
              <w:rPr>
                <w:rFonts w:ascii="Calibri" w:cs="Calibri" w:eastAsia="Calibri" w:hAnsi="Calibri"/>
              </w:rPr>
            </w:pPr>
            <w:hyperlink r:id="rId27">
              <w:r w:rsidDel="00000000" w:rsidR="00000000" w:rsidRPr="00000000">
                <w:rPr>
                  <w:rFonts w:ascii="Calibri" w:cs="Calibri" w:eastAsia="Calibri" w:hAnsi="Calibri"/>
                  <w:color w:val="1155cc"/>
                  <w:u w:val="single"/>
                  <w:rtl w:val="0"/>
                </w:rPr>
                <w:t xml:space="preserve">NEMA 23 184 oz.in Y -Axis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9">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17.95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A">
            <w:pPr>
              <w:pageBreakBefore w:val="0"/>
              <w:widowControl w:val="0"/>
              <w:jc w:val="center"/>
              <w:rPr>
                <w:rFonts w:ascii="Calibri" w:cs="Calibri" w:eastAsia="Calibri" w:hAnsi="Calibri"/>
              </w:rPr>
            </w:pPr>
            <w:hyperlink r:id="rId28">
              <w:r w:rsidDel="00000000" w:rsidR="00000000" w:rsidRPr="00000000">
                <w:rPr>
                  <w:rFonts w:ascii="Calibri" w:cs="Calibri" w:eastAsia="Calibri" w:hAnsi="Calibri"/>
                  <w:color w:val="1155cc"/>
                  <w:u w:val="single"/>
                  <w:rtl w:val="0"/>
                </w:rPr>
                <w:t xml:space="preserve">KL23H251-28-4A</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B">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1pcs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C">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D">
            <w:pPr>
              <w:pageBreakBefore w:val="0"/>
              <w:widowControl w:val="0"/>
              <w:jc w:val="center"/>
              <w:rPr>
                <w:rFonts w:ascii="Calibri" w:cs="Calibri" w:eastAsia="Calibri" w:hAnsi="Calibri"/>
              </w:rPr>
            </w:pPr>
            <w:hyperlink r:id="rId29">
              <w:r w:rsidDel="00000000" w:rsidR="00000000" w:rsidRPr="00000000">
                <w:rPr>
                  <w:rFonts w:ascii="Calibri" w:cs="Calibri" w:eastAsia="Calibri" w:hAnsi="Calibri"/>
                  <w:color w:val="1155cc"/>
                  <w:u w:val="single"/>
                  <w:rtl w:val="0"/>
                </w:rPr>
                <w:t xml:space="preserve">Duet 3 Mainboard</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E">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Duet 3D</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7F">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0">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1pcs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1">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2">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ARCOL / Ohmite HS50 300R F</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3">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4">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5">
            <w:pPr>
              <w:pageBreakBefore w:val="0"/>
              <w:widowControl w:val="0"/>
              <w:jc w:val="right"/>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6">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7">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Omron Automation and Safety G3NA-220B-UTU AC100-120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8">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9">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8A">
            <w:pPr>
              <w:pageBreakBefore w:val="0"/>
              <w:widowControl w:val="0"/>
              <w:jc w:val="right"/>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B">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8C">
            <w:pPr>
              <w:pageBreakBefore w:val="0"/>
              <w:widowControl w:val="0"/>
              <w:jc w:val="center"/>
              <w:rPr>
                <w:rFonts w:ascii="Calibri" w:cs="Calibri" w:eastAsia="Calibri" w:hAnsi="Calibri"/>
              </w:rPr>
            </w:pPr>
            <w:hyperlink r:id="rId30">
              <w:r w:rsidDel="00000000" w:rsidR="00000000" w:rsidRPr="00000000">
                <w:rPr>
                  <w:rFonts w:ascii="Calibri" w:cs="Calibri" w:eastAsia="Calibri" w:hAnsi="Calibri"/>
                  <w:b w:val="1"/>
                  <w:bCs w:val="1"/>
                  <w:color w:val="1155cc"/>
                  <w:u w:val="single"/>
                  <w:rtl w:val="0"/>
                </w:rPr>
                <w:t xml:space="preserve">Lead Screw</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8D">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Price $ Each</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8E">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Part Number</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8F">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0">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1">
            <w:pPr>
              <w:pageBreakBefore w:val="0"/>
              <w:widowControl w:val="0"/>
              <w:jc w:val="center"/>
              <w:rPr>
                <w:rFonts w:ascii="Calibri" w:cs="Calibri" w:eastAsia="Calibri" w:hAnsi="Calibri"/>
              </w:rPr>
            </w:pPr>
            <w:hyperlink r:id="rId31">
              <w:r w:rsidDel="00000000" w:rsidR="00000000" w:rsidRPr="00000000">
                <w:rPr>
                  <w:rFonts w:ascii="Calibri" w:cs="Calibri" w:eastAsia="Calibri" w:hAnsi="Calibri"/>
                  <w:color w:val="1155cc"/>
                  <w:u w:val="single"/>
                  <w:rtl w:val="0"/>
                </w:rPr>
                <w:t xml:space="preserve">Igus 761mm Long (X Axis)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2">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$ 93.23</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3">
            <w:pPr>
              <w:pageBreakBefore w:val="0"/>
              <w:widowControl w:val="0"/>
              <w:jc w:val="center"/>
              <w:rPr>
                <w:rFonts w:ascii="Calibri" w:cs="Calibri" w:eastAsia="Calibri" w:hAnsi="Calibri"/>
              </w:rPr>
            </w:pPr>
            <w:hyperlink r:id="rId32">
              <w:r w:rsidDel="00000000" w:rsidR="00000000" w:rsidRPr="00000000">
                <w:rPr>
                  <w:rFonts w:ascii="Calibri" w:cs="Calibri" w:eastAsia="Calibri" w:hAnsi="Calibri"/>
                  <w:color w:val="1155cc"/>
                  <w:u w:val="single"/>
                  <w:rtl w:val="0"/>
                </w:rPr>
                <w:t xml:space="preserve">DST-LS-10x50-R </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4">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DST-LS-10X50-R-ES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5">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6">
            <w:pPr>
              <w:pageBreakBefore w:val="0"/>
              <w:widowControl w:val="0"/>
              <w:jc w:val="center"/>
              <w:rPr>
                <w:rFonts w:ascii="Calibri" w:cs="Calibri" w:eastAsia="Calibri" w:hAnsi="Calibri"/>
              </w:rPr>
            </w:pPr>
            <w:hyperlink r:id="rId33">
              <w:r w:rsidDel="00000000" w:rsidR="00000000" w:rsidRPr="00000000">
                <w:rPr>
                  <w:rFonts w:ascii="Calibri" w:cs="Calibri" w:eastAsia="Calibri" w:hAnsi="Calibri"/>
                  <w:color w:val="1155cc"/>
                  <w:u w:val="single"/>
                  <w:rtl w:val="0"/>
                </w:rPr>
                <w:t xml:space="preserve">Igus 485mm Long (Y Axis)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7">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$ 74.80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8">
            <w:pPr>
              <w:pageBreakBefore w:val="0"/>
              <w:widowControl w:val="0"/>
              <w:jc w:val="center"/>
              <w:rPr>
                <w:rFonts w:ascii="Calibri" w:cs="Calibri" w:eastAsia="Calibri" w:hAnsi="Calibri"/>
              </w:rPr>
            </w:pPr>
            <w:hyperlink r:id="rId34">
              <w:r w:rsidDel="00000000" w:rsidR="00000000" w:rsidRPr="00000000">
                <w:rPr>
                  <w:rFonts w:ascii="Calibri" w:cs="Calibri" w:eastAsia="Calibri" w:hAnsi="Calibri"/>
                  <w:color w:val="1155cc"/>
                  <w:u w:val="single"/>
                  <w:rtl w:val="0"/>
                </w:rPr>
                <w:t xml:space="preserve">DST-LS-10x50-R </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9">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DST-LS-10X50-R-ES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A">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B">
            <w:pPr>
              <w:pageBreakBefore w:val="0"/>
              <w:widowControl w:val="0"/>
              <w:jc w:val="center"/>
              <w:rPr>
                <w:rFonts w:ascii="Calibri" w:cs="Calibri" w:eastAsia="Calibri" w:hAnsi="Calibri"/>
              </w:rPr>
            </w:pPr>
            <w:hyperlink r:id="rId35">
              <w:r w:rsidDel="00000000" w:rsidR="00000000" w:rsidRPr="00000000">
                <w:rPr>
                  <w:rFonts w:ascii="Calibri" w:cs="Calibri" w:eastAsia="Calibri" w:hAnsi="Calibri"/>
                  <w:color w:val="1155cc"/>
                  <w:u w:val="single"/>
                  <w:rtl w:val="0"/>
                </w:rPr>
                <w:t xml:space="preserve">Igus Lead Screw Nuts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C">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$ 35.78</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D">
            <w:pPr>
              <w:pageBreakBefore w:val="0"/>
              <w:widowControl w:val="0"/>
              <w:jc w:val="center"/>
              <w:rPr>
                <w:ins w:author="Chase Guthrie" w:id="0" w:date="2021-05-06T20:43:41Z"/>
                <w:rFonts w:ascii="Calibri" w:cs="Calibri" w:eastAsia="Calibri" w:hAnsi="Calibri"/>
                <w:rPrChange w:author="Chase Guthrie" w:id="1" w:date="2021-05-06T20:43:41Z">
                  <w:rPr>
                    <w:rFonts w:ascii="Calibri" w:cs="Calibri" w:eastAsia="Calibri" w:hAnsi="Calibri"/>
                    <w:color w:val="1155cc"/>
                    <w:u w:val="single"/>
                  </w:rPr>
                </w:rPrChange>
              </w:rPr>
            </w:pPr>
            <w:hyperlink r:id="rId36">
              <w:r w:rsidDel="00000000" w:rsidR="00000000" w:rsidRPr="00000000">
                <w:rPr>
                  <w:rFonts w:ascii="Calibri" w:cs="Calibri" w:eastAsia="Calibri" w:hAnsi="Calibri"/>
                  <w:color w:val="1155cc"/>
                  <w:u w:val="single"/>
                  <w:rtl w:val="0"/>
                </w:rPr>
                <w:t xml:space="preserve">DST-JFRM-2525DS1</w:t>
              </w:r>
            </w:hyperlink>
            <w:ins w:author="Chase Guthrie" w:id="0" w:date="2021-05-06T20:43:41Z">
              <w:r w:rsidDel="00000000" w:rsidR="00000000" w:rsidRPr="00000000">
                <w:fldChar w:fldCharType="begin"/>
                <w:instrText xml:space="preserve"> HYPERLINK "https://www.igus.com/product/796" </w:instrText>
                <w:fldChar w:fldCharType="separate"/>
              </w:r>
              <w:r w:rsidDel="00000000" w:rsidR="00000000" w:rsidRPr="00000000">
                <w:rPr>
                  <w:rtl w:val="0"/>
                </w:rPr>
              </w:r>
            </w:ins>
          </w:p>
          <w:p w:rsidR="00000000" w:rsidDel="00000000" w:rsidP="00000000" w:rsidRDefault="00000000" w:rsidRPr="00000000" w14:paraId="0000009E">
            <w:pPr>
              <w:pageBreakBefore w:val="0"/>
              <w:widowControl w:val="0"/>
              <w:jc w:val="center"/>
              <w:rPr>
                <w:rFonts w:ascii="Calibri" w:cs="Calibri" w:eastAsia="Calibri" w:hAnsi="Calibri"/>
              </w:rPr>
            </w:pPr>
            <w:r w:rsidDel="00000000" w:rsidR="00000000" w:rsidRPr="00000000">
              <w:fldChar w:fldCharType="end"/>
            </w:r>
            <w:hyperlink r:id="rId37">
              <w:r w:rsidDel="00000000" w:rsidR="00000000" w:rsidRPr="00000000">
                <w:rPr>
                  <w:rFonts w:ascii="Calibri" w:cs="Calibri" w:eastAsia="Calibri" w:hAnsi="Calibri"/>
                  <w:color w:val="1155cc"/>
                  <w:u w:val="single"/>
                  <w:rtl w:val="0"/>
                </w:rPr>
                <w:t xml:space="preserve">0X50</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9F">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Ds10x50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0">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1">
            <w:pPr>
              <w:pageBreakBefore w:val="0"/>
              <w:widowControl w:val="0"/>
              <w:jc w:val="center"/>
              <w:rPr>
                <w:rFonts w:ascii="Calibri" w:cs="Calibri" w:eastAsia="Calibri" w:hAnsi="Calibri"/>
              </w:rPr>
            </w:pPr>
            <w:hyperlink r:id="rId38">
              <w:r w:rsidDel="00000000" w:rsidR="00000000" w:rsidRPr="00000000">
                <w:rPr>
                  <w:rFonts w:ascii="Calibri" w:cs="Calibri" w:eastAsia="Calibri" w:hAnsi="Calibri"/>
                  <w:color w:val="1155cc"/>
                  <w:u w:val="single"/>
                  <w:rtl w:val="0"/>
                </w:rPr>
                <w:t xml:space="preserve">12mm T12x2 Trapezoidal ACME Lead Screw w/ Brass Nut</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2">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ff" w:val="clear"/>
            <w:tcMar>
              <w:top w:w="0.0" w:type="dxa"/>
              <w:left w:w="40.0" w:type="dxa"/>
              <w:bottom w:w="0.0" w:type="dxa"/>
              <w:right w:w="40.0" w:type="dxa"/>
            </w:tcMar>
            <w:vAlign w:val="top"/>
          </w:tcPr>
          <w:p w:rsidR="00000000" w:rsidDel="00000000" w:rsidP="00000000" w:rsidRDefault="00000000" w:rsidRPr="00000000" w14:paraId="000000A3">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4">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5">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6">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7">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8">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9">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A">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B">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Total</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C">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$ 368.60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D">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AE">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F">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0">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1">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2">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3">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4">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5">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6">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7">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8">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9">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BA">
            <w:pPr>
              <w:pageBreakBefore w:val="0"/>
              <w:widowControl w:val="0"/>
              <w:jc w:val="center"/>
              <w:rPr>
                <w:rFonts w:ascii="Calibri" w:cs="Calibri" w:eastAsia="Calibri" w:hAnsi="Calibri"/>
              </w:rPr>
            </w:pPr>
            <w:hyperlink r:id="rId39">
              <w:r w:rsidDel="00000000" w:rsidR="00000000" w:rsidRPr="00000000">
                <w:rPr>
                  <w:rFonts w:ascii="Calibri" w:cs="Calibri" w:eastAsia="Calibri" w:hAnsi="Calibri"/>
                  <w:b w:val="1"/>
                  <w:bCs w:val="1"/>
                  <w:color w:val="1155cc"/>
                  <w:u w:val="single"/>
                  <w:rtl w:val="0"/>
                </w:rPr>
                <w:t xml:space="preserve">Linear Rails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BB">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Price $ Each</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BC">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Discription</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BD">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Source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E">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BF">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450mm or 400mm Long w Y axis (1pc)</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0">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$ 61.95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1">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MGN12H 20mm x 20mm Hole Pattern</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2">
            <w:pPr>
              <w:pageBreakBefore w:val="0"/>
              <w:widowControl w:val="0"/>
              <w:jc w:val="center"/>
              <w:rPr>
                <w:rFonts w:ascii="Calibri" w:cs="Calibri" w:eastAsia="Calibri" w:hAnsi="Calibri"/>
              </w:rPr>
            </w:pPr>
            <w:hyperlink r:id="rId40">
              <w:r w:rsidDel="00000000" w:rsidR="00000000" w:rsidRPr="00000000">
                <w:rPr>
                  <w:rFonts w:ascii="Calibri" w:cs="Calibri" w:eastAsia="Calibri" w:hAnsi="Calibri"/>
                  <w:color w:val="1155cc"/>
                  <w:u w:val="single"/>
                  <w:rtl w:val="0"/>
                </w:rPr>
                <w:t xml:space="preserve">ZYLtech</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3">
            <w:pPr>
              <w:pageBreakBefore w:val="0"/>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4">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700mm Long X Axis (2pc)</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5">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$ 29.95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6">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MGN12H 20mm x 20mm Hole Pattern</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7">
            <w:pPr>
              <w:pageBreakBefore w:val="0"/>
              <w:widowControl w:val="0"/>
              <w:jc w:val="center"/>
              <w:rPr>
                <w:rFonts w:ascii="Calibri" w:cs="Calibri" w:eastAsia="Calibri" w:hAnsi="Calibri"/>
              </w:rPr>
            </w:pPr>
            <w:hyperlink r:id="rId41">
              <w:r w:rsidDel="00000000" w:rsidR="00000000" w:rsidRPr="00000000">
                <w:rPr>
                  <w:rFonts w:ascii="Calibri" w:cs="Calibri" w:eastAsia="Calibri" w:hAnsi="Calibri"/>
                  <w:color w:val="1155cc"/>
                  <w:u w:val="single"/>
                  <w:rtl w:val="0"/>
                </w:rPr>
                <w:t xml:space="preserve">ZYLtech</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8">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9">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500mm Long Z Axis (4pc)</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A">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$ 44.95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B">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MGN12H 20mm x 20mm Hole Pattern</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C">
            <w:pPr>
              <w:pageBreakBefore w:val="0"/>
              <w:widowControl w:val="0"/>
              <w:jc w:val="center"/>
              <w:rPr>
                <w:rFonts w:ascii="Calibri" w:cs="Calibri" w:eastAsia="Calibri" w:hAnsi="Calibri"/>
              </w:rPr>
            </w:pPr>
            <w:hyperlink r:id="rId42">
              <w:r w:rsidDel="00000000" w:rsidR="00000000" w:rsidRPr="00000000">
                <w:rPr>
                  <w:rFonts w:ascii="Calibri" w:cs="Calibri" w:eastAsia="Calibri" w:hAnsi="Calibri"/>
                  <w:color w:val="1155cc"/>
                  <w:u w:val="single"/>
                  <w:rtl w:val="0"/>
                </w:rPr>
                <w:t xml:space="preserve">ZYLtech</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D">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E">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Total</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CF">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$ 301.65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D0">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D1">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2">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D3">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Total w/shipping + Tax</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D4">
            <w:pPr>
              <w:pageBreakBefore w:val="0"/>
              <w:widowControl w:val="0"/>
              <w:jc w:val="right"/>
              <w:rPr>
                <w:rFonts w:ascii="Calibri" w:cs="Calibri" w:eastAsia="Calibri" w:hAnsi="Calibri"/>
              </w:rPr>
            </w:pPr>
            <w:r w:rsidDel="00000000" w:rsidR="00000000" w:rsidRPr="00000000">
              <w:rPr>
                <w:rFonts w:ascii="Calibri" w:cs="Calibri" w:eastAsia="Calibri" w:hAnsi="Calibri"/>
                <w:rtl w:val="0"/>
              </w:rPr>
              <w:t xml:space="preserve">$361.17</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D5">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D6">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7">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8">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9">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A">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B">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C">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D">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E">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F">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0">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1">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2">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3">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4">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5">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6">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7">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8">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9">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A">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B">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C">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D">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E">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F">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0">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F1">
            <w:pPr>
              <w:pageBreakBefore w:val="0"/>
              <w:widowControl w:val="0"/>
              <w:jc w:val="center"/>
              <w:rPr>
                <w:rFonts w:ascii="Calibri" w:cs="Calibri" w:eastAsia="Calibri" w:hAnsi="Calibri"/>
              </w:rPr>
            </w:pPr>
            <w:hyperlink r:id="rId43">
              <w:r w:rsidDel="00000000" w:rsidR="00000000" w:rsidRPr="00000000">
                <w:rPr>
                  <w:rFonts w:ascii="Calibri" w:cs="Calibri" w:eastAsia="Calibri" w:hAnsi="Calibri"/>
                  <w:b w:val="1"/>
                  <w:bCs w:val="1"/>
                  <w:color w:val="1155cc"/>
                  <w:u w:val="single"/>
                  <w:rtl w:val="0"/>
                </w:rPr>
                <w:t xml:space="preserve">Machined Hardware</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F2">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Price $</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0F3">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Source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4">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5">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F6">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Gantry Plates 2pcs w/bearings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F7">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$ 65.00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F8">
            <w:pPr>
              <w:pageBreakBefore w:val="0"/>
              <w:widowControl w:val="0"/>
              <w:jc w:val="center"/>
              <w:rPr>
                <w:rFonts w:ascii="Calibri" w:cs="Calibri" w:eastAsia="Calibri" w:hAnsi="Calibri"/>
              </w:rPr>
            </w:pPr>
            <w:hyperlink r:id="rId44">
              <w:r w:rsidDel="00000000" w:rsidR="00000000" w:rsidRPr="00000000">
                <w:rPr>
                  <w:rFonts w:ascii="Calibri" w:cs="Calibri" w:eastAsia="Calibri" w:hAnsi="Calibri"/>
                  <w:color w:val="1155cc"/>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9">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A">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FB">
            <w:pPr>
              <w:pageBreakBefore w:val="0"/>
              <w:widowControl w:val="0"/>
              <w:jc w:val="center"/>
              <w:rPr>
                <w:rFonts w:ascii="Calibri" w:cs="Calibri" w:eastAsia="Calibri" w:hAnsi="Calibri"/>
              </w:rPr>
            </w:pPr>
            <w:hyperlink r:id="rId45">
              <w:r w:rsidDel="00000000" w:rsidR="00000000" w:rsidRPr="00000000">
                <w:rPr>
                  <w:rFonts w:ascii="Calibri" w:cs="Calibri" w:eastAsia="Calibri" w:hAnsi="Calibri"/>
                  <w:color w:val="1155cc"/>
                  <w:u w:val="single"/>
                  <w:rtl w:val="0"/>
                </w:rPr>
                <w:t xml:space="preserve">X- Axis Carriages 2pcs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FC">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$ 44.80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0FD">
            <w:pPr>
              <w:pageBreakBefore w:val="0"/>
              <w:widowControl w:val="0"/>
              <w:jc w:val="center"/>
              <w:rPr>
                <w:rFonts w:ascii="Calibri" w:cs="Calibri" w:eastAsia="Calibri" w:hAnsi="Calibri"/>
              </w:rPr>
            </w:pPr>
            <w:hyperlink r:id="rId46">
              <w:r w:rsidDel="00000000" w:rsidR="00000000" w:rsidRPr="00000000">
                <w:rPr>
                  <w:rFonts w:ascii="Calibri" w:cs="Calibri" w:eastAsia="Calibri" w:hAnsi="Calibri"/>
                  <w:color w:val="1155cc"/>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E">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F">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0">
            <w:pPr>
              <w:pageBreakBefore w:val="0"/>
              <w:widowControl w:val="0"/>
              <w:jc w:val="center"/>
              <w:rPr>
                <w:rFonts w:ascii="Calibri" w:cs="Calibri" w:eastAsia="Calibri" w:hAnsi="Calibri"/>
              </w:rPr>
            </w:pPr>
            <w:hyperlink r:id="rId47">
              <w:r w:rsidDel="00000000" w:rsidR="00000000" w:rsidRPr="00000000">
                <w:rPr>
                  <w:rFonts w:ascii="Calibri" w:cs="Calibri" w:eastAsia="Calibri" w:hAnsi="Calibri"/>
                  <w:color w:val="1155cc"/>
                  <w:u w:val="single"/>
                  <w:rtl w:val="0"/>
                </w:rPr>
                <w:t xml:space="preserve">Y-Axis Carriage 1pc</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1">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$ 19.95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2">
            <w:pPr>
              <w:pageBreakBefore w:val="0"/>
              <w:widowControl w:val="0"/>
              <w:jc w:val="center"/>
              <w:rPr>
                <w:rFonts w:ascii="Calibri" w:cs="Calibri" w:eastAsia="Calibri" w:hAnsi="Calibri"/>
              </w:rPr>
            </w:pPr>
            <w:hyperlink r:id="rId48">
              <w:r w:rsidDel="00000000" w:rsidR="00000000" w:rsidRPr="00000000">
                <w:rPr>
                  <w:rFonts w:ascii="Calibri" w:cs="Calibri" w:eastAsia="Calibri" w:hAnsi="Calibri"/>
                  <w:color w:val="1155cc"/>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3">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4">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5">
            <w:pPr>
              <w:pageBreakBefore w:val="0"/>
              <w:widowControl w:val="0"/>
              <w:jc w:val="center"/>
              <w:rPr>
                <w:rFonts w:ascii="Calibri" w:cs="Calibri" w:eastAsia="Calibri" w:hAnsi="Calibri"/>
              </w:rPr>
            </w:pPr>
            <w:hyperlink r:id="rId49">
              <w:r w:rsidDel="00000000" w:rsidR="00000000" w:rsidRPr="00000000">
                <w:rPr>
                  <w:rFonts w:ascii="Calibri" w:cs="Calibri" w:eastAsia="Calibri" w:hAnsi="Calibri"/>
                  <w:color w:val="1155cc"/>
                  <w:u w:val="single"/>
                  <w:rtl w:val="0"/>
                </w:rPr>
                <w:t xml:space="preserve">Y-Axis Motor Mount 1pc</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6">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$ 15.50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7">
            <w:pPr>
              <w:pageBreakBefore w:val="0"/>
              <w:widowControl w:val="0"/>
              <w:jc w:val="center"/>
              <w:rPr>
                <w:rFonts w:ascii="Calibri" w:cs="Calibri" w:eastAsia="Calibri" w:hAnsi="Calibri"/>
              </w:rPr>
            </w:pPr>
            <w:hyperlink r:id="rId50">
              <w:r w:rsidDel="00000000" w:rsidR="00000000" w:rsidRPr="00000000">
                <w:rPr>
                  <w:rFonts w:ascii="Calibri" w:cs="Calibri" w:eastAsia="Calibri" w:hAnsi="Calibri"/>
                  <w:color w:val="1155cc"/>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8">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9">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A">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Y-Axis Idler Mount 1pc</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B">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$ 17.50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C">
            <w:pPr>
              <w:pageBreakBefore w:val="0"/>
              <w:widowControl w:val="0"/>
              <w:jc w:val="center"/>
              <w:rPr>
                <w:rFonts w:ascii="Calibri" w:cs="Calibri" w:eastAsia="Calibri" w:hAnsi="Calibri"/>
              </w:rPr>
            </w:pPr>
            <w:hyperlink r:id="rId51">
              <w:r w:rsidDel="00000000" w:rsidR="00000000" w:rsidRPr="00000000">
                <w:rPr>
                  <w:rFonts w:ascii="Calibri" w:cs="Calibri" w:eastAsia="Calibri" w:hAnsi="Calibri"/>
                  <w:color w:val="1155cc"/>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D">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E">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0F">
            <w:pPr>
              <w:pageBreakBefore w:val="0"/>
              <w:widowControl w:val="0"/>
              <w:jc w:val="center"/>
              <w:rPr>
                <w:rFonts w:ascii="Calibri" w:cs="Calibri" w:eastAsia="Calibri" w:hAnsi="Calibri"/>
              </w:rPr>
            </w:pPr>
            <w:hyperlink r:id="rId52">
              <w:r w:rsidDel="00000000" w:rsidR="00000000" w:rsidRPr="00000000">
                <w:rPr>
                  <w:rFonts w:ascii="Calibri" w:cs="Calibri" w:eastAsia="Calibri" w:hAnsi="Calibri"/>
                  <w:color w:val="1155cc"/>
                  <w:u w:val="single"/>
                  <w:rtl w:val="0"/>
                </w:rPr>
                <w:t xml:space="preserve">Hotend Mount</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0">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$ 16.00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1">
            <w:pPr>
              <w:pageBreakBefore w:val="0"/>
              <w:widowControl w:val="0"/>
              <w:jc w:val="center"/>
              <w:rPr>
                <w:rFonts w:ascii="Calibri" w:cs="Calibri" w:eastAsia="Calibri" w:hAnsi="Calibri"/>
              </w:rPr>
            </w:pPr>
            <w:hyperlink r:id="rId53">
              <w:r w:rsidDel="00000000" w:rsidR="00000000" w:rsidRPr="00000000">
                <w:rPr>
                  <w:rFonts w:ascii="Calibri" w:cs="Calibri" w:eastAsia="Calibri" w:hAnsi="Calibri"/>
                  <w:color w:val="1155cc"/>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2">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3">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4">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Z-Axis Motor Mounts 2pcs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5">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$ 37.50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6">
            <w:pPr>
              <w:pageBreakBefore w:val="0"/>
              <w:widowControl w:val="0"/>
              <w:jc w:val="center"/>
              <w:rPr>
                <w:rFonts w:ascii="Calibri" w:cs="Calibri" w:eastAsia="Calibri" w:hAnsi="Calibri"/>
              </w:rPr>
            </w:pPr>
            <w:hyperlink r:id="rId54">
              <w:r w:rsidDel="00000000" w:rsidR="00000000" w:rsidRPr="00000000">
                <w:rPr>
                  <w:rFonts w:ascii="Calibri" w:cs="Calibri" w:eastAsia="Calibri" w:hAnsi="Calibri"/>
                  <w:color w:val="1155cc"/>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7">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8">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9">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Aluminum Bed</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A">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$ 100.00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B">
            <w:pPr>
              <w:pageBreakBefore w:val="0"/>
              <w:widowControl w:val="0"/>
              <w:jc w:val="center"/>
              <w:rPr>
                <w:rFonts w:ascii="Calibri" w:cs="Calibri" w:eastAsia="Calibri" w:hAnsi="Calibri"/>
              </w:rPr>
            </w:pPr>
            <w:hyperlink r:id="rId55">
              <w:r w:rsidDel="00000000" w:rsidR="00000000" w:rsidRPr="00000000">
                <w:rPr>
                  <w:rFonts w:ascii="Calibri" w:cs="Calibri" w:eastAsia="Calibri" w:hAnsi="Calibri"/>
                  <w:color w:val="1155cc"/>
                  <w:u w:val="single"/>
                  <w:rtl w:val="0"/>
                </w:rPr>
                <w:t xml:space="preserve">3D Distributed</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C">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D">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E">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1F">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20">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1">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2">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23">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Total</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24">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$ 316.25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25">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6">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7">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8">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9">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A">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B">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C">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D">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E">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F">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0">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1">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2">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3">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4">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5">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6">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37">
            <w:pPr>
              <w:pageBreakBefore w:val="0"/>
              <w:widowControl w:val="0"/>
              <w:jc w:val="center"/>
              <w:rPr>
                <w:rFonts w:ascii="Calibri" w:cs="Calibri" w:eastAsia="Calibri" w:hAnsi="Calibri"/>
              </w:rPr>
            </w:pPr>
            <w:hyperlink r:id="rId56">
              <w:r w:rsidDel="00000000" w:rsidR="00000000" w:rsidRPr="00000000">
                <w:rPr>
                  <w:rFonts w:ascii="Calibri" w:cs="Calibri" w:eastAsia="Calibri" w:hAnsi="Calibri"/>
                  <w:b w:val="1"/>
                  <w:bCs w:val="1"/>
                  <w:color w:val="1155cc"/>
                  <w:u w:val="single"/>
                  <w:rtl w:val="0"/>
                </w:rPr>
                <w:t xml:space="preserve">Frame Extrusions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38">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39">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Units</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3A">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3B">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Part #</w:t>
            </w:r>
            <w:r w:rsidDel="00000000" w:rsidR="00000000" w:rsidRPr="00000000">
              <w:rPr>
                <w:rtl w:val="0"/>
              </w:rPr>
            </w:r>
          </w:p>
        </w:tc>
      </w:tr>
      <w:tr>
        <w:trPr>
          <w:cantSplit w:val="0"/>
          <w:trHeight w:val="42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3C">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HFS5-2020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3D">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930mm Long</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3E">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4pcs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3F">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Horizontals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0">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HFS5-2020-930</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1">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HFS5-2020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2">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510mm Long</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3">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6pcs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4">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Verticals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5">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HFS5-2020-510</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6">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HFS5-2020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7">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570mm Long</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8">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10pcs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9">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Widths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A">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HFS5-2020-570</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B">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HFS5-2020</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C">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808mm Long</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D">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3pcs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E">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Bed Support</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4F">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HFS5-2020-808</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50">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Gantry Extrusions</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51">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52">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Units</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53">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54">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Part#</w:t>
            </w: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5">
            <w:pPr>
              <w:pageBreakBefore w:val="0"/>
              <w:widowControl w:val="0"/>
              <w:jc w:val="center"/>
              <w:rPr>
                <w:rFonts w:ascii="Calibri" w:cs="Calibri" w:eastAsia="Calibri" w:hAnsi="Calibri"/>
              </w:rPr>
            </w:pPr>
            <w:r w:rsidDel="00000000" w:rsidR="00000000" w:rsidRPr="00000000">
              <w:rPr>
                <w:b w:val="1"/>
                <w:bCs w:val="1"/>
                <w:color w:val="ff6600"/>
                <w:rtl w:val="0"/>
              </w:rPr>
              <w:t xml:space="preserve">HFS5-2040</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6">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770.5 Long</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7">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2pcs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8">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Gantry Horizontals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9">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HFS5-2040-770</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A">
            <w:pPr>
              <w:pageBreakBefore w:val="0"/>
              <w:widowControl w:val="0"/>
              <w:jc w:val="center"/>
              <w:rPr>
                <w:rFonts w:ascii="Calibri" w:cs="Calibri" w:eastAsia="Calibri" w:hAnsi="Calibri"/>
              </w:rPr>
            </w:pPr>
            <w:r w:rsidDel="00000000" w:rsidR="00000000" w:rsidRPr="00000000">
              <w:rPr>
                <w:b w:val="1"/>
                <w:bCs w:val="1"/>
                <w:color w:val="ff6600"/>
                <w:rtl w:val="0"/>
              </w:rPr>
              <w:t xml:space="preserve">HFS5-2040</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B">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456Long</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C">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1pcs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D">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E">
            <w:pPr>
              <w:pageBreakBefore w:val="0"/>
              <w:widowControl w:val="0"/>
              <w:jc w:val="center"/>
              <w:rPr>
                <w:rFonts w:ascii="Calibri" w:cs="Calibri" w:eastAsia="Calibri" w:hAnsi="Calibri"/>
              </w:rPr>
            </w:pPr>
            <w:r w:rsidDel="00000000" w:rsidR="00000000" w:rsidRPr="00000000">
              <w:rPr>
                <w:rtl w:val="0"/>
              </w:rPr>
            </w:r>
          </w:p>
        </w:tc>
      </w:tr>
      <w:tr>
        <w:trPr>
          <w:cantSplit w:val="0"/>
          <w:trHeight w:val="57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5F">
            <w:pPr>
              <w:pageBreakBefore w:val="0"/>
              <w:widowControl w:val="0"/>
              <w:jc w:val="center"/>
              <w:rPr>
                <w:rFonts w:ascii="Calibri" w:cs="Calibri" w:eastAsia="Calibri" w:hAnsi="Calibri"/>
              </w:rPr>
            </w:pPr>
            <w:r w:rsidDel="00000000" w:rsidR="00000000" w:rsidRPr="00000000">
              <w:rPr>
                <w:b w:val="1"/>
                <w:bCs w:val="1"/>
                <w:color w:val="ff6600"/>
                <w:rtl w:val="0"/>
              </w:rPr>
              <w:t xml:space="preserve">HFS5-2040</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0">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510 Long</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1">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4pcs.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2">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Z axis Linear Rail Verticals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3">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HFS5-2040-510</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64">
            <w:pPr>
              <w:pageBreakBefore w:val="0"/>
              <w:widowControl w:val="0"/>
              <w:jc w:val="center"/>
              <w:rPr>
                <w:rFonts w:ascii="Calibri" w:cs="Calibri" w:eastAsia="Calibri" w:hAnsi="Calibri"/>
              </w:rPr>
            </w:pPr>
            <w:hyperlink r:id="rId57">
              <w:r w:rsidDel="00000000" w:rsidR="00000000" w:rsidRPr="00000000">
                <w:rPr>
                  <w:b w:val="1"/>
                  <w:bCs w:val="1"/>
                  <w:color w:val="1155cc"/>
                  <w:u w:val="single"/>
                  <w:rtl w:val="0"/>
                </w:rPr>
                <w:t xml:space="preserve">Frame Components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65">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66">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Units</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67">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68">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Part#</w:t>
            </w:r>
            <w:r w:rsidDel="00000000" w:rsidR="00000000" w:rsidRPr="00000000">
              <w:rPr>
                <w:rtl w:val="0"/>
              </w:rPr>
            </w:r>
          </w:p>
        </w:tc>
      </w:tr>
      <w:tr>
        <w:trPr>
          <w:cantSplit w:val="0"/>
          <w:trHeight w:val="570"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9">
            <w:pPr>
              <w:pageBreakBefore w:val="0"/>
              <w:widowControl w:val="0"/>
              <w:jc w:val="center"/>
              <w:rPr>
                <w:rFonts w:ascii="Calibri" w:cs="Calibri" w:eastAsia="Calibri" w:hAnsi="Calibri"/>
              </w:rPr>
            </w:pPr>
            <w:hyperlink r:id="rId58">
              <w:r w:rsidDel="00000000" w:rsidR="00000000" w:rsidRPr="00000000">
                <w:rPr>
                  <w:rFonts w:ascii="Calibri" w:cs="Calibri" w:eastAsia="Calibri" w:hAnsi="Calibri"/>
                  <w:color w:val="1155cc"/>
                  <w:u w:val="single"/>
                  <w:rtl w:val="0"/>
                </w:rPr>
                <w:t xml:space="preserve">Frame Brackets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A">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20mm Wide</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B">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90pcs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C">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Reversal Tabbed Brackets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D">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HBLFSNF5</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E">
            <w:pPr>
              <w:pageBreakBefore w:val="0"/>
              <w:widowControl w:val="0"/>
              <w:jc w:val="center"/>
              <w:rPr>
                <w:rFonts w:ascii="Calibri" w:cs="Calibri" w:eastAsia="Calibri" w:hAnsi="Calibri"/>
              </w:rPr>
            </w:pPr>
            <w:hyperlink r:id="rId59">
              <w:r w:rsidDel="00000000" w:rsidR="00000000" w:rsidRPr="00000000">
                <w:rPr>
                  <w:rFonts w:ascii="Calibri" w:cs="Calibri" w:eastAsia="Calibri" w:hAnsi="Calibri"/>
                  <w:color w:val="1155cc"/>
                  <w:u w:val="single"/>
                  <w:rtl w:val="0"/>
                </w:rPr>
                <w:t xml:space="preserve">Frame Brackets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6F">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M4</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0">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75pcs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1">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M4</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2">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HNKK5-4</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3">
            <w:pPr>
              <w:pageBreakBefore w:val="0"/>
              <w:widowControl w:val="0"/>
              <w:jc w:val="center"/>
              <w:rPr>
                <w:rFonts w:ascii="Calibri" w:cs="Calibri" w:eastAsia="Calibri" w:hAnsi="Calibri"/>
              </w:rPr>
            </w:pPr>
            <w:hyperlink r:id="rId60">
              <w:r w:rsidDel="00000000" w:rsidR="00000000" w:rsidRPr="00000000">
                <w:rPr>
                  <w:rFonts w:ascii="Calibri" w:cs="Calibri" w:eastAsia="Calibri" w:hAnsi="Calibri"/>
                  <w:color w:val="1155cc"/>
                  <w:u w:val="single"/>
                  <w:rtl w:val="0"/>
                </w:rPr>
                <w:t xml:space="preserve">Frame Brackets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4">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5">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180pcs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6">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7">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HNKK5-5</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8">
            <w:pPr>
              <w:pageBreakBefore w:val="0"/>
              <w:widowControl w:val="0"/>
              <w:jc w:val="center"/>
              <w:rPr>
                <w:rFonts w:ascii="Calibri" w:cs="Calibri" w:eastAsia="Calibri" w:hAnsi="Calibri"/>
              </w:rPr>
            </w:pPr>
            <w:hyperlink r:id="rId61">
              <w:r w:rsidDel="00000000" w:rsidR="00000000" w:rsidRPr="00000000">
                <w:rPr>
                  <w:rFonts w:ascii="Calibri" w:cs="Calibri" w:eastAsia="Calibri" w:hAnsi="Calibri"/>
                  <w:color w:val="1155cc"/>
                  <w:u w:val="single"/>
                  <w:rtl w:val="0"/>
                </w:rPr>
                <w:t xml:space="preserve">Frame Brackets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9">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M3</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A">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75pcs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B">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M3</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C">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HNKK5-3</w:t>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D">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E">
            <w:pPr>
              <w:pageBreakBefore w:val="0"/>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7F">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0">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1">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82">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Frame Price</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83">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Price $</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84">
            <w:pPr>
              <w:pageBreakBefore w:val="0"/>
              <w:widowControl w:val="0"/>
              <w:jc w:val="center"/>
              <w:rPr>
                <w:rFonts w:ascii="Calibri" w:cs="Calibri" w:eastAsia="Calibri" w:hAnsi="Calibri"/>
              </w:rPr>
            </w:pPr>
            <w:r w:rsidDel="00000000" w:rsidR="00000000" w:rsidRPr="00000000">
              <w:rPr>
                <w:rFonts w:ascii="Calibri" w:cs="Calibri" w:eastAsia="Calibri" w:hAnsi="Calibri"/>
                <w:b w:val="1"/>
                <w:bCs w:val="1"/>
                <w:rtl w:val="0"/>
              </w:rPr>
              <w:t xml:space="preserve">Estimated Shipping</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85">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shd w:fill="ffff00" w:val="clear"/>
            <w:tcMar>
              <w:top w:w="0.0" w:type="dxa"/>
              <w:left w:w="40.0" w:type="dxa"/>
              <w:bottom w:w="0.0" w:type="dxa"/>
              <w:right w:w="40.0" w:type="dxa"/>
            </w:tcMar>
            <w:vAlign w:val="bottom"/>
          </w:tcPr>
          <w:p w:rsidR="00000000" w:rsidDel="00000000" w:rsidP="00000000" w:rsidRDefault="00000000" w:rsidRPr="00000000" w14:paraId="00000186">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7">
            <w:pPr>
              <w:pageBreakBefore w:val="0"/>
              <w:widowControl w:val="0"/>
              <w:jc w:val="center"/>
              <w:rPr>
                <w:rFonts w:ascii="Calibri" w:cs="Calibri" w:eastAsia="Calibri" w:hAnsi="Calibri"/>
              </w:rPr>
            </w:pPr>
            <w:hyperlink r:id="rId62">
              <w:r w:rsidDel="00000000" w:rsidR="00000000" w:rsidRPr="00000000">
                <w:rPr>
                  <w:rFonts w:ascii="Calibri" w:cs="Calibri" w:eastAsia="Calibri" w:hAnsi="Calibri"/>
                  <w:color w:val="1155cc"/>
                  <w:u w:val="single"/>
                  <w:rtl w:val="0"/>
                </w:rPr>
                <w:t xml:space="preserve">Profile Extrusions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8">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$ 122.29</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9">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A">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extrusions and backets w tax and shipping</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B">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C">
            <w:pPr>
              <w:pageBreakBefore w:val="0"/>
              <w:widowControl w:val="0"/>
              <w:jc w:val="center"/>
              <w:rPr>
                <w:rFonts w:ascii="Calibri" w:cs="Calibri" w:eastAsia="Calibri" w:hAnsi="Calibri"/>
              </w:rPr>
            </w:pPr>
            <w:hyperlink r:id="rId63">
              <w:r w:rsidDel="00000000" w:rsidR="00000000" w:rsidRPr="00000000">
                <w:rPr>
                  <w:rFonts w:ascii="Calibri" w:cs="Calibri" w:eastAsia="Calibri" w:hAnsi="Calibri"/>
                  <w:color w:val="1155cc"/>
                  <w:u w:val="single"/>
                  <w:rtl w:val="0"/>
                </w:rPr>
                <w:t xml:space="preserve">M5 x 10 Cap Screws (200pcs)</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D">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$ 9.99</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E">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8F">
            <w:pPr>
              <w:pageBreakBefore w:val="0"/>
              <w:widowControl w:val="0"/>
              <w:jc w:val="right"/>
              <w:rPr>
                <w:rFonts w:ascii="Calibri" w:cs="Calibri" w:eastAsia="Calibri" w:hAnsi="Calibri"/>
              </w:rPr>
            </w:pPr>
            <w:r w:rsidDel="00000000" w:rsidR="00000000" w:rsidRPr="00000000">
              <w:rPr>
                <w:rFonts w:ascii="Calibri" w:cs="Calibri" w:eastAsia="Calibri" w:hAnsi="Calibri"/>
                <w:rtl w:val="0"/>
              </w:rPr>
              <w:t xml:space="preserve">225$</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0">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1">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brackets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2">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$ 40.32</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3">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4">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5">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6">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T-nuts</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7">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$ 19.32</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8">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9">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A">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B">
            <w:pPr>
              <w:pageBreakBefore w:val="0"/>
              <w:widowControl w:val="0"/>
              <w:jc w:val="center"/>
              <w:rPr>
                <w:rFonts w:ascii="Calibri" w:cs="Calibri" w:eastAsia="Calibri" w:hAnsi="Calibri"/>
              </w:rPr>
            </w:pPr>
            <w:hyperlink r:id="rId64">
              <w:r w:rsidDel="00000000" w:rsidR="00000000" w:rsidRPr="00000000">
                <w:rPr>
                  <w:rFonts w:ascii="Calibri" w:cs="Calibri" w:eastAsia="Calibri" w:hAnsi="Calibri"/>
                  <w:color w:val="1155cc"/>
                  <w:u w:val="single"/>
                  <w:rtl w:val="0"/>
                </w:rPr>
                <w:t xml:space="preserve">T-nuts M3 (100pcs linear rail mounting) HNKK5-3</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C">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$ 17.71</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D">
            <w:pPr>
              <w:pageBreakBefore w:val="0"/>
              <w:widowControl w:val="0"/>
              <w:jc w:val="right"/>
              <w:rPr>
                <w:rFonts w:ascii="Calibri" w:cs="Calibri" w:eastAsia="Calibri" w:hAnsi="Calibri"/>
              </w:rPr>
            </w:pPr>
            <w:r w:rsidDel="00000000" w:rsidR="00000000" w:rsidRPr="00000000">
              <w:rPr>
                <w:rFonts w:ascii="Calibri" w:cs="Calibri" w:eastAsia="Calibri" w:hAnsi="Calibri"/>
                <w:rtl w:val="0"/>
              </w:rPr>
              <w:t xml:space="preserve">11.99</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E">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9F">
            <w:pPr>
              <w:pageBreakBefore w:val="0"/>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A0">
            <w:pPr>
              <w:pageBreakBefore w:val="0"/>
              <w:widowControl w:val="0"/>
              <w:jc w:val="center"/>
              <w:rPr>
                <w:rFonts w:ascii="Calibri" w:cs="Calibri" w:eastAsia="Calibri" w:hAnsi="Calibri"/>
              </w:rPr>
            </w:pPr>
            <w:r w:rsidDel="00000000" w:rsidR="00000000" w:rsidRPr="00000000">
              <w:rPr>
                <w:rFonts w:ascii="Calibri" w:cs="Calibri" w:eastAsia="Calibri" w:hAnsi="Calibri"/>
                <w:rtl w:val="0"/>
              </w:rPr>
              <w:t xml:space="preserve">Total</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A1">
            <w:pPr>
              <w:pageBreakBefore w:val="0"/>
              <w:widowControl w:val="0"/>
              <w:rPr>
                <w:rFonts w:ascii="Calibri" w:cs="Calibri" w:eastAsia="Calibri" w:hAnsi="Calibri"/>
              </w:rPr>
            </w:pPr>
            <w:r w:rsidDel="00000000" w:rsidR="00000000" w:rsidRPr="00000000">
              <w:rPr>
                <w:rFonts w:ascii="Calibri" w:cs="Calibri" w:eastAsia="Calibri" w:hAnsi="Calibri"/>
                <w:rtl w:val="0"/>
              </w:rPr>
              <w:t xml:space="preserve">$ 191.92</w:t>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A2">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A3">
            <w:pPr>
              <w:pageBreakBefore w:val="0"/>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0.0" w:type="dxa"/>
              <w:left w:w="40.0" w:type="dxa"/>
              <w:bottom w:w="0.0" w:type="dxa"/>
              <w:right w:w="40.0" w:type="dxa"/>
            </w:tcMar>
            <w:vAlign w:val="bottom"/>
          </w:tcPr>
          <w:p w:rsidR="00000000" w:rsidDel="00000000" w:rsidP="00000000" w:rsidRDefault="00000000" w:rsidRPr="00000000" w14:paraId="000001A4">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Style w:val="Heading2"/>
        <w:pageBreakBefore w:val="0"/>
        <w:rPr>
          <w:rFonts w:ascii="Impact" w:cs="Impact" w:eastAsia="Impact" w:hAnsi="Impact"/>
        </w:rPr>
      </w:pPr>
      <w:bookmarkStart w:colFirst="0" w:colLast="0" w:name="_e0tzkqjlbh40" w:id="11"/>
      <w:bookmarkEnd w:id="11"/>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1A7">
      <w:pPr>
        <w:pageBreakBefore w:val="0"/>
        <w:rPr/>
      </w:pPr>
      <w:hyperlink r:id="rId65">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1A8">
      <w:pPr>
        <w:pageBreakBefore w:val="0"/>
        <w:rPr/>
      </w:pPr>
      <w:hyperlink r:id="rId66">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1A9">
      <w:pPr>
        <w:pageBreakBefore w:val="0"/>
        <w:rPr/>
      </w:pPr>
      <w:hyperlink r:id="rId67">
        <w:r w:rsidDel="00000000" w:rsidR="00000000" w:rsidRPr="00000000">
          <w:rPr>
            <w:color w:val="1155cc"/>
            <w:u w:val="single"/>
            <w:rtl w:val="0"/>
          </w:rPr>
          <w:t xml:space="preserve">SolidCore CoreXY 3D Printer</w:t>
        </w:r>
      </w:hyperlink>
      <w:r w:rsidDel="00000000" w:rsidR="00000000" w:rsidRPr="00000000">
        <w:rPr>
          <w:rtl w:val="0"/>
        </w:rPr>
      </w:r>
    </w:p>
    <w:p w:rsidR="00000000" w:rsidDel="00000000" w:rsidP="00000000" w:rsidRDefault="00000000" w:rsidRPr="00000000" w14:paraId="000001AA">
      <w:pPr>
        <w:pageBreakBefore w:val="0"/>
        <w:rPr/>
      </w:pPr>
      <w:hyperlink r:id="rId68">
        <w:r w:rsidDel="00000000" w:rsidR="00000000" w:rsidRPr="00000000">
          <w:rPr>
            <w:color w:val="1155cc"/>
            <w:u w:val="single"/>
            <w:rtl w:val="0"/>
          </w:rPr>
          <w:t xml:space="preserve">Duet3D</w:t>
        </w:r>
      </w:hyperlink>
      <w:r w:rsidDel="00000000" w:rsidR="00000000" w:rsidRPr="00000000">
        <w:rPr>
          <w:rtl w:val="0"/>
        </w:rPr>
      </w:r>
    </w:p>
    <w:p w:rsidR="00000000" w:rsidDel="00000000" w:rsidP="00000000" w:rsidRDefault="00000000" w:rsidRPr="00000000" w14:paraId="000001AB">
      <w:pPr>
        <w:pageBreakBefore w:val="0"/>
        <w:rPr/>
      </w:pPr>
      <w:hyperlink r:id="rId69">
        <w:r w:rsidDel="00000000" w:rsidR="00000000" w:rsidRPr="00000000">
          <w:rPr>
            <w:color w:val="1155cc"/>
            <w:u w:val="single"/>
            <w:rtl w:val="0"/>
          </w:rPr>
          <w:t xml:space="preserve">WorkHorse 3D Printer BOM</w:t>
        </w:r>
      </w:hyperlink>
      <w:r w:rsidDel="00000000" w:rsidR="00000000" w:rsidRPr="00000000">
        <w:rPr>
          <w:rtl w:val="0"/>
        </w:rPr>
      </w:r>
    </w:p>
    <w:p w:rsidR="00000000" w:rsidDel="00000000" w:rsidP="00000000" w:rsidRDefault="00000000" w:rsidRPr="00000000" w14:paraId="000001AC">
      <w:pPr>
        <w:pageBreakBefore w:val="0"/>
        <w:rPr/>
      </w:pPr>
      <w:hyperlink r:id="rId70">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1AD">
      <w:pPr>
        <w:pageBreakBefore w:val="0"/>
        <w:rPr/>
      </w:pPr>
      <w:hyperlink r:id="rId71">
        <w:r w:rsidDel="00000000" w:rsidR="00000000" w:rsidRPr="00000000">
          <w:rPr>
            <w:color w:val="1155cc"/>
            <w:u w:val="single"/>
            <w:rtl w:val="0"/>
          </w:rPr>
          <w:t xml:space="preserve">WorkHorse CAD</w:t>
        </w:r>
      </w:hyperlink>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tbl>
      <w:tblPr>
        <w:tblStyle w:val="Table3"/>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1">
            <w:pPr>
              <w:pageBreakBefore w:val="0"/>
              <w:spacing w:line="240" w:lineRule="auto"/>
              <w:rPr/>
            </w:pPr>
            <w:hyperlink r:id="rId72">
              <w:r w:rsidDel="00000000" w:rsidR="00000000" w:rsidRPr="00000000">
                <w:rPr>
                  <w:color w:val="1155cc"/>
                  <w:u w:val="single"/>
                  <w:rtl w:val="0"/>
                </w:rPr>
                <w:t xml:space="preserve">3D Distributed</w:t>
              </w:r>
            </w:hyperlink>
            <w:r w:rsidDel="00000000" w:rsidR="00000000" w:rsidRPr="00000000">
              <w:rPr>
                <w:rtl w:val="0"/>
              </w:rPr>
            </w:r>
          </w:p>
        </w:tc>
      </w:tr>
      <w:tr>
        <w:trPr>
          <w:cantSplit w:val="0"/>
          <w:trHeight w:val="30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bottom"/>
          </w:tcPr>
          <w:p w:rsidR="00000000" w:rsidDel="00000000" w:rsidP="00000000" w:rsidRDefault="00000000" w:rsidRPr="00000000" w14:paraId="000001B2">
            <w:pPr>
              <w:pageBreakBefore w:val="0"/>
              <w:spacing w:line="240" w:lineRule="auto"/>
              <w:rPr/>
            </w:pPr>
            <w:r w:rsidDel="00000000" w:rsidR="00000000" w:rsidRPr="00000000">
              <w:rPr/>
              <w:drawing>
                <wp:inline distB="114300" distT="114300" distL="114300" distR="114300">
                  <wp:extent cx="1714500" cy="1066800"/>
                  <wp:effectExtent b="0" l="0" r="0" t="0"/>
                  <wp:docPr id="11" name="image11.png"/>
                  <a:graphic>
                    <a:graphicData uri="http://schemas.openxmlformats.org/drawingml/2006/picture">
                      <pic:pic>
                        <pic:nvPicPr>
                          <pic:cNvPr id="0" name="image11.png"/>
                          <pic:cNvPicPr preferRelativeResize="0"/>
                        </pic:nvPicPr>
                        <pic:blipFill>
                          <a:blip r:embed="rId73"/>
                          <a:srcRect b="0" l="0" r="0" t="0"/>
                          <a:stretch>
                            <a:fillRect/>
                          </a:stretch>
                        </pic:blipFill>
                        <pic:spPr>
                          <a:xfrm>
                            <a:off x="0" y="0"/>
                            <a:ext cx="1714500" cy="10668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bottom"/>
          </w:tcPr>
          <w:p w:rsidR="00000000" w:rsidDel="00000000" w:rsidP="00000000" w:rsidRDefault="00000000" w:rsidRPr="00000000" w14:paraId="000001B3">
            <w:pPr>
              <w:pageBreakBefore w:val="0"/>
              <w:spacing w:line="240" w:lineRule="auto"/>
              <w:rPr/>
            </w:pPr>
            <w:r w:rsidDel="00000000" w:rsidR="00000000" w:rsidRPr="00000000">
              <w:rPr>
                <w:rtl w:val="0"/>
              </w:rPr>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bottom"/>
          </w:tcPr>
          <w:p w:rsidR="00000000" w:rsidDel="00000000" w:rsidP="00000000" w:rsidRDefault="00000000" w:rsidRPr="00000000" w14:paraId="000001B4">
            <w:pPr>
              <w:pageBreakBefore w:val="0"/>
              <w:spacing w:line="240" w:lineRule="auto"/>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5">
            <w:pPr>
              <w:pageBreakBefore w:val="0"/>
              <w:spacing w:line="240" w:lineRule="auto"/>
              <w:rPr/>
            </w:pPr>
            <w:hyperlink r:id="rId74">
              <w:r w:rsidDel="00000000" w:rsidR="00000000" w:rsidRPr="00000000">
                <w:rPr>
                  <w:color w:val="1155cc"/>
                  <w:u w:val="single"/>
                  <w:rtl w:val="0"/>
                </w:rPr>
                <w:t xml:space="preserve">DIY 3D Printers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6">
            <w:pPr>
              <w:pageBreakBefore w:val="0"/>
              <w:spacing w:line="240" w:lineRule="auto"/>
              <w:rPr/>
            </w:pPr>
            <w:hyperlink r:id="rId75">
              <w:r w:rsidDel="00000000" w:rsidR="00000000" w:rsidRPr="00000000">
                <w:rPr>
                  <w:color w:val="1155cc"/>
                  <w:u w:val="single"/>
                  <w:rtl w:val="0"/>
                </w:rPr>
                <w:t xml:space="preserve">3D Printer Parts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7">
            <w:pPr>
              <w:pageBreakBefore w:val="0"/>
              <w:spacing w:line="240" w:lineRule="auto"/>
              <w:rPr/>
            </w:pPr>
            <w:hyperlink r:id="rId76">
              <w:r w:rsidDel="00000000" w:rsidR="00000000" w:rsidRPr="00000000">
                <w:rPr>
                  <w:color w:val="1155cc"/>
                  <w:u w:val="single"/>
                  <w:rtl w:val="0"/>
                </w:rPr>
                <w:t xml:space="preserve">3D Printer Kits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8">
            <w:pPr>
              <w:pageBreakBefore w:val="0"/>
              <w:spacing w:line="240" w:lineRule="auto"/>
              <w:rPr/>
            </w:pPr>
            <w:hyperlink r:id="rId77">
              <w:r w:rsidDel="00000000" w:rsidR="00000000" w:rsidRPr="00000000">
                <w:rPr>
                  <w:color w:val="1155cc"/>
                  <w:u w:val="single"/>
                  <w:rtl w:val="0"/>
                </w:rPr>
                <w:t xml:space="preserve">Large Scale 3D Printers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9">
            <w:pPr>
              <w:pageBreakBefore w:val="0"/>
              <w:spacing w:line="240" w:lineRule="auto"/>
              <w:rPr/>
            </w:pPr>
            <w:hyperlink r:id="rId78">
              <w:r w:rsidDel="00000000" w:rsidR="00000000" w:rsidRPr="00000000">
                <w:rPr>
                  <w:color w:val="1155cc"/>
                  <w:u w:val="single"/>
                  <w:rtl w:val="0"/>
                </w:rPr>
                <w:t xml:space="preserve">CoreXY</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A">
            <w:pPr>
              <w:pageBreakBefore w:val="0"/>
              <w:spacing w:line="240" w:lineRule="auto"/>
              <w:rPr/>
            </w:pPr>
            <w:hyperlink r:id="rId79">
              <w:r w:rsidDel="00000000" w:rsidR="00000000" w:rsidRPr="00000000">
                <w:rPr>
                  <w:color w:val="1155cc"/>
                  <w:u w:val="single"/>
                  <w:rtl w:val="0"/>
                </w:rPr>
                <w:t xml:space="preserve">Midwest RepRap Festival</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B">
            <w:pPr>
              <w:pageBreakBefore w:val="0"/>
              <w:spacing w:line="240" w:lineRule="auto"/>
              <w:rPr/>
            </w:pPr>
            <w:hyperlink r:id="rId80">
              <w:r w:rsidDel="00000000" w:rsidR="00000000" w:rsidRPr="00000000">
                <w:rPr>
                  <w:color w:val="1155cc"/>
                  <w:u w:val="single"/>
                  <w:rtl w:val="0"/>
                </w:rPr>
                <w:t xml:space="preserve">All Metal 3D Printer Parts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C">
            <w:pPr>
              <w:pageBreakBefore w:val="0"/>
              <w:spacing w:line="240" w:lineRule="auto"/>
              <w:rPr/>
            </w:pPr>
            <w:hyperlink r:id="rId81">
              <w:r w:rsidDel="00000000" w:rsidR="00000000" w:rsidRPr="00000000">
                <w:rPr>
                  <w:color w:val="1155cc"/>
                  <w:u w:val="single"/>
                  <w:rtl w:val="0"/>
                </w:rPr>
                <w:t xml:space="preserve">12601 Bowles Rd. Conroe, TX 77304</w:t>
              </w:r>
            </w:hyperlink>
            <w:r w:rsidDel="00000000" w:rsidR="00000000" w:rsidRPr="00000000">
              <w:rPr>
                <w:rtl w:val="0"/>
              </w:rPr>
            </w:r>
          </w:p>
        </w:tc>
      </w:tr>
    </w:tbl>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r>
    </w:p>
    <w:sectPr>
      <w:headerReference r:id="rId8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t xml:space="preserve">3D Distributed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yltech.com/search.php?search_query=workhorse+3d+printer" TargetMode="External"/><Relationship Id="rId42" Type="http://schemas.openxmlformats.org/officeDocument/2006/relationships/hyperlink" Target="https://www.zyltech.com/search.php?search_query=workhorse+3d+printer" TargetMode="External"/><Relationship Id="rId41" Type="http://schemas.openxmlformats.org/officeDocument/2006/relationships/hyperlink" Target="https://www.zyltech.com/search.php?search_query=workhorse+3d+printer" TargetMode="External"/><Relationship Id="rId44" Type="http://schemas.openxmlformats.org/officeDocument/2006/relationships/hyperlink" Target="https://sites.google.com/view/3d-distributed/" TargetMode="External"/><Relationship Id="rId43" Type="http://schemas.openxmlformats.org/officeDocument/2006/relationships/hyperlink" Target="https://sites.google.com/view/3d-distributed/" TargetMode="External"/><Relationship Id="rId46" Type="http://schemas.openxmlformats.org/officeDocument/2006/relationships/hyperlink" Target="https://sites.google.com/view/3d-distributed/" TargetMode="External"/><Relationship Id="rId45" Type="http://schemas.openxmlformats.org/officeDocument/2006/relationships/hyperlink" Target="https://docs.google.com/document/d/1Vd2PdB_hXaFKPNdGxLS4YVAtObagg9VC6V_vWCoOSSA/edit?usp=sharing" TargetMode="External"/><Relationship Id="rId80" Type="http://schemas.openxmlformats.org/officeDocument/2006/relationships/hyperlink" Target="https://photos.app.goo.gl/FbSahjyj7VHVuVKp9" TargetMode="External"/><Relationship Id="rId82" Type="http://schemas.openxmlformats.org/officeDocument/2006/relationships/header" Target="header1.xml"/><Relationship Id="rId81" Type="http://schemas.openxmlformats.org/officeDocument/2006/relationships/hyperlink" Target="https://www.google.com/maps/d/edit?mid=10jLLy1vUyCoargxkagHS2LOEHkeZ2o0Y&amp;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48" Type="http://schemas.openxmlformats.org/officeDocument/2006/relationships/hyperlink" Target="https://sites.google.com/view/3d-distributed/" TargetMode="External"/><Relationship Id="rId47" Type="http://schemas.openxmlformats.org/officeDocument/2006/relationships/hyperlink" Target="https://docs.google.com/document/d/1gNmFLYyJBsnfMEPnmF7bYRvxwQ0ndSOHjGc4H5dq03E/edit?usp=sharing" TargetMode="External"/><Relationship Id="rId49" Type="http://schemas.openxmlformats.org/officeDocument/2006/relationships/hyperlink" Target="https://docs.google.com/document/d/18iWQnmnnwbwvjfEpxYluDliOH2lVm7Hz7J19r7-Kw80/edit?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7.jpg"/><Relationship Id="rId8" Type="http://schemas.openxmlformats.org/officeDocument/2006/relationships/image" Target="media/image5.jpg"/><Relationship Id="rId73" Type="http://schemas.openxmlformats.org/officeDocument/2006/relationships/image" Target="media/image11.png"/><Relationship Id="rId72" Type="http://schemas.openxmlformats.org/officeDocument/2006/relationships/hyperlink" Target="https://sites.google.com/view/3d-distributed" TargetMode="External"/><Relationship Id="rId31" Type="http://schemas.openxmlformats.org/officeDocument/2006/relationships/hyperlink" Target="https://docs.google.com/document/d/1KlfmatUR9xLh5apDLJgf9mmEjynAkl-YotgW3cAVlcE/edit?usp=sharing" TargetMode="External"/><Relationship Id="rId75" Type="http://schemas.openxmlformats.org/officeDocument/2006/relationships/hyperlink" Target="https://drive.google.com/drive/folders/1Z_93K5Q_JtBvKC2-QC_a9ZEusXI1YnX6?usp=sharing" TargetMode="External"/><Relationship Id="rId30" Type="http://schemas.openxmlformats.org/officeDocument/2006/relationships/hyperlink" Target="https://docs.google.com/document/d/1KlfmatUR9xLh5apDLJgf9mmEjynAkl-YotgW3cAVlcE/edit?usp=sharing" TargetMode="External"/><Relationship Id="rId74" Type="http://schemas.openxmlformats.org/officeDocument/2006/relationships/hyperlink" Target="https://drive.google.com/drive/folders/1Z_93K5Q_JtBvKC2-QC_a9ZEusXI1YnX6?usp=sharing" TargetMode="External"/><Relationship Id="rId33" Type="http://schemas.openxmlformats.org/officeDocument/2006/relationships/hyperlink" Target="https://docs.google.com/document/d/1KlfmatUR9xLh5apDLJgf9mmEjynAkl-YotgW3cAVlcE/edit?usp=sharing" TargetMode="External"/><Relationship Id="rId77" Type="http://schemas.openxmlformats.org/officeDocument/2006/relationships/hyperlink" Target="https://drive.google.com/drive/folders/1Z_93K5Q_JtBvKC2-QC_a9ZEusXI1YnX6?usp=sharing" TargetMode="External"/><Relationship Id="rId32" Type="http://schemas.openxmlformats.org/officeDocument/2006/relationships/hyperlink" Target="https://www.igus.com/product/?artnr=DST-LS-10X50-R-ES" TargetMode="External"/><Relationship Id="rId76" Type="http://schemas.openxmlformats.org/officeDocument/2006/relationships/hyperlink" Target="https://drive.google.com/drive/folders/1Z_93K5Q_JtBvKC2-QC_a9ZEusXI1YnX6?usp=sharing" TargetMode="External"/><Relationship Id="rId35" Type="http://schemas.openxmlformats.org/officeDocument/2006/relationships/hyperlink" Target="https://docs.google.com/document/d/1KlfmatUR9xLh5apDLJgf9mmEjynAkl-YotgW3cAVlcE/edit?usp=sharing" TargetMode="External"/><Relationship Id="rId79" Type="http://schemas.openxmlformats.org/officeDocument/2006/relationships/hyperlink" Target="https://drive.google.com/drive/folders/1Z_93K5Q_JtBvKC2-QC_a9ZEusXI1YnX6?usp=sharing" TargetMode="External"/><Relationship Id="rId34" Type="http://schemas.openxmlformats.org/officeDocument/2006/relationships/hyperlink" Target="https://www.igus.com/product/?artnr=DST-LS-10X50-R-ES" TargetMode="External"/><Relationship Id="rId78" Type="http://schemas.openxmlformats.org/officeDocument/2006/relationships/hyperlink" Target="https://drive.google.com/drive/folders/1Z_93K5Q_JtBvKC2-QC_a9ZEusXI1YnX6?usp=sharing" TargetMode="External"/><Relationship Id="rId71" Type="http://schemas.openxmlformats.org/officeDocument/2006/relationships/hyperlink" Target="https://sites.google.com/view/3d-distributed/workhorse-3d-printer/workhorsecad" TargetMode="External"/><Relationship Id="rId70" Type="http://schemas.openxmlformats.org/officeDocument/2006/relationships/hyperlink" Target="https://docs.google.com/document/d/1duKCa5gdcYT9ezysAQTE6fVnUOoYP93slofDyp5pb_k/edit?usp=sharing" TargetMode="External"/><Relationship Id="rId37" Type="http://schemas.openxmlformats.org/officeDocument/2006/relationships/hyperlink" Target="https://www.igus.com/product/796" TargetMode="External"/><Relationship Id="rId36" Type="http://schemas.openxmlformats.org/officeDocument/2006/relationships/hyperlink" Target="https://www.igus.com/product/796" TargetMode="External"/><Relationship Id="rId39" Type="http://schemas.openxmlformats.org/officeDocument/2006/relationships/hyperlink" Target="https://docs.google.com/document/d/1zGdifNBKjFR1vIV_wQlnzeo_nN2lgHoS-yEsJkQ0uXg/edit?usp=sharing" TargetMode="External"/><Relationship Id="rId38" Type="http://schemas.openxmlformats.org/officeDocument/2006/relationships/hyperlink" Target="https://www.zyltech.com/zyltech-12mm-1204-antibacklash-ball-screw-w-ballnut-pre-cut-lengths-250mm-1000mm/" TargetMode="External"/><Relationship Id="rId62" Type="http://schemas.openxmlformats.org/officeDocument/2006/relationships/hyperlink" Target="https://docs.google.com/document/d/11l-3uNonx_ORs6nRXxofR3ey-8DSHwf5zI4f2QxJN4M/edit?usp=sharing" TargetMode="External"/><Relationship Id="rId61" Type="http://schemas.openxmlformats.org/officeDocument/2006/relationships/hyperlink" Target="https://docs.google.com/document/d/11l-3uNonx_ORs6nRXxofR3ey-8DSHwf5zI4f2QxJN4M/edit?usp=sharing" TargetMode="External"/><Relationship Id="rId20" Type="http://schemas.openxmlformats.org/officeDocument/2006/relationships/hyperlink" Target="https://sites.google.com/view/workhorse3dprinter/home" TargetMode="External"/><Relationship Id="rId64" Type="http://schemas.openxmlformats.org/officeDocument/2006/relationships/hyperlink" Target="https://us.misumi-ec.com/vona2/detail/110302246940/?HissuCode=HNKK5-3&amp;PNSearch=HNKK5-3&amp;searchFlow=results2type&amp;KWSearch=HNKK5-3" TargetMode="External"/><Relationship Id="rId63" Type="http://schemas.openxmlformats.org/officeDocument/2006/relationships/hyperlink" Target="http://boltdepot.com/" TargetMode="External"/><Relationship Id="rId22" Type="http://schemas.openxmlformats.org/officeDocument/2006/relationships/hyperlink" Target="https://docs.google.com/document/d/1NkMvuQxaNUFZQew2Gc1-TtsQKOyFOVbQ3Jt-M6NneDo/edit?usp=sharing" TargetMode="External"/><Relationship Id="rId66" Type="http://schemas.openxmlformats.org/officeDocument/2006/relationships/hyperlink" Target="https://sites.google.com/view/3d-distributed/workhorse-3d-printer" TargetMode="External"/><Relationship Id="rId21" Type="http://schemas.openxmlformats.org/officeDocument/2006/relationships/hyperlink" Target="https://docs.google.com/document/d/1NkMvuQxaNUFZQew2Gc1-TtsQKOyFOVbQ3Jt-M6NneDo/edit?usp=sharing" TargetMode="External"/><Relationship Id="rId65" Type="http://schemas.openxmlformats.org/officeDocument/2006/relationships/hyperlink" Target="https://sites.google.com/view/3d-distributed/" TargetMode="External"/><Relationship Id="rId24" Type="http://schemas.openxmlformats.org/officeDocument/2006/relationships/hyperlink" Target="https://www.zyltech.com/nema-17-stepper-motor-1-7-a-0-59-nm-84-ozin-1-3-or-5-pack/" TargetMode="External"/><Relationship Id="rId68" Type="http://schemas.openxmlformats.org/officeDocument/2006/relationships/hyperlink" Target="https://sites.google.com/view/3d-distributed/duet3d" TargetMode="External"/><Relationship Id="rId23" Type="http://schemas.openxmlformats.org/officeDocument/2006/relationships/hyperlink" Target="https://docs.google.com/document/d/1NkMvuQxaNUFZQew2Gc1-TtsQKOyFOVbQ3Jt-M6NneDo/edit?usp=sharing" TargetMode="External"/><Relationship Id="rId67" Type="http://schemas.openxmlformats.org/officeDocument/2006/relationships/hyperlink" Target="https://sites.google.com/view/3d-distributed/solidcore-corexy" TargetMode="External"/><Relationship Id="rId60" Type="http://schemas.openxmlformats.org/officeDocument/2006/relationships/hyperlink" Target="https://docs.google.com/document/d/11l-3uNonx_ORs6nRXxofR3ey-8DSHwf5zI4f2QxJN4M/edit?usp=sharing" TargetMode="External"/><Relationship Id="rId26" Type="http://schemas.openxmlformats.org/officeDocument/2006/relationships/hyperlink" Target="https://www.zyltech.com/nema-23-stepper-motor-3-0-a-1-9-n-m-269-oz-in/" TargetMode="External"/><Relationship Id="rId25" Type="http://schemas.openxmlformats.org/officeDocument/2006/relationships/hyperlink" Target="https://docs.google.com/document/d/1NkMvuQxaNUFZQew2Gc1-TtsQKOyFOVbQ3Jt-M6NneDo/edit?usp=sharing" TargetMode="External"/><Relationship Id="rId69" Type="http://schemas.openxmlformats.org/officeDocument/2006/relationships/hyperlink" Target="https://docs.google.com/spreadsheets/d/1gP2sXpk0kmG8WtHmKsT5NyTBm8-RnpTb/edit?usp=sharing&amp;ouid=105073050094289542352&amp;rtpof=true&amp;sd=true" TargetMode="External"/><Relationship Id="rId28" Type="http://schemas.openxmlformats.org/officeDocument/2006/relationships/hyperlink" Target="https://www.zyltech.com/nema-23-stepper-motor-2-5-a-1-3-n-m-184-oz-in-1-3-or-5-pack/" TargetMode="External"/><Relationship Id="rId27" Type="http://schemas.openxmlformats.org/officeDocument/2006/relationships/hyperlink" Target="https://docs.google.com/document/d/1NkMvuQxaNUFZQew2Gc1-TtsQKOyFOVbQ3Jt-M6NneDo/edit?usp=sharing" TargetMode="External"/><Relationship Id="rId29" Type="http://schemas.openxmlformats.org/officeDocument/2006/relationships/hyperlink" Target="https://www.duet3d.com/Duet3Mainboard6HC" TargetMode="External"/><Relationship Id="rId51" Type="http://schemas.openxmlformats.org/officeDocument/2006/relationships/hyperlink" Target="https://sites.google.com/view/3d-distributed/" TargetMode="External"/><Relationship Id="rId50" Type="http://schemas.openxmlformats.org/officeDocument/2006/relationships/hyperlink" Target="https://sites.google.com/view/3d-distributed/" TargetMode="External"/><Relationship Id="rId53" Type="http://schemas.openxmlformats.org/officeDocument/2006/relationships/hyperlink" Target="https://sites.google.com/view/3d-distributed/" TargetMode="External"/><Relationship Id="rId52" Type="http://schemas.openxmlformats.org/officeDocument/2006/relationships/hyperlink" Target="https://docs.google.com/document/d/1yIMmg32q6zE-uIZZYIIpU0rAP7OJqYcpVXr6UWl7Rew/edit?usp=sharing" TargetMode="External"/><Relationship Id="rId11" Type="http://schemas.openxmlformats.org/officeDocument/2006/relationships/image" Target="media/image8.jpg"/><Relationship Id="rId55" Type="http://schemas.openxmlformats.org/officeDocument/2006/relationships/hyperlink" Target="https://sites.google.com/view/3d-distributed/" TargetMode="External"/><Relationship Id="rId10" Type="http://schemas.openxmlformats.org/officeDocument/2006/relationships/image" Target="media/image4.jpg"/><Relationship Id="rId54" Type="http://schemas.openxmlformats.org/officeDocument/2006/relationships/hyperlink" Target="https://sites.google.com/view/3d-distributed/" TargetMode="External"/><Relationship Id="rId13" Type="http://schemas.openxmlformats.org/officeDocument/2006/relationships/image" Target="media/image3.png"/><Relationship Id="rId57" Type="http://schemas.openxmlformats.org/officeDocument/2006/relationships/hyperlink" Target="https://docs.google.com/document/d/11l-3uNonx_ORs6nRXxofR3ey-8DSHwf5zI4f2QxJN4M/edit?usp=sharing" TargetMode="External"/><Relationship Id="rId12" Type="http://schemas.openxmlformats.org/officeDocument/2006/relationships/image" Target="media/image6.jpg"/><Relationship Id="rId56" Type="http://schemas.openxmlformats.org/officeDocument/2006/relationships/hyperlink" Target="https://docs.google.com/document/d/11l-3uNonx_ORs6nRXxofR3ey-8DSHwf5zI4f2QxJN4M/edit?usp=sharing" TargetMode="External"/><Relationship Id="rId15" Type="http://schemas.openxmlformats.org/officeDocument/2006/relationships/image" Target="media/image9.jpg"/><Relationship Id="rId59" Type="http://schemas.openxmlformats.org/officeDocument/2006/relationships/hyperlink" Target="https://docs.google.com/document/d/11l-3uNonx_ORs6nRXxofR3ey-8DSHwf5zI4f2QxJN4M/edit?usp=sharing" TargetMode="External"/><Relationship Id="rId14" Type="http://schemas.openxmlformats.org/officeDocument/2006/relationships/hyperlink" Target="https://www.thingiverse.com/thing:2764064" TargetMode="External"/><Relationship Id="rId58" Type="http://schemas.openxmlformats.org/officeDocument/2006/relationships/hyperlink" Target="https://docs.google.com/document/d/11l-3uNonx_ORs6nRXxofR3ey-8DSHwf5zI4f2QxJN4M/edit?usp=sharing" TargetMode="External"/><Relationship Id="rId17" Type="http://schemas.openxmlformats.org/officeDocument/2006/relationships/hyperlink" Target="https://3ddistributed.com/3d-printer-assembly-instructions/" TargetMode="External"/><Relationship Id="rId16" Type="http://schemas.openxmlformats.org/officeDocument/2006/relationships/image" Target="media/image10.jpg"/><Relationship Id="rId19" Type="http://schemas.openxmlformats.org/officeDocument/2006/relationships/hyperlink" Target="https://sites.google.com/view/3d-distributed/" TargetMode="External"/><Relationship Id="rId18" Type="http://schemas.openxmlformats.org/officeDocument/2006/relationships/hyperlink" Target="https://3ddistributed.com/3d-printer-assembly-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