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o8p5m6w9olv3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X-Carriage</w:t>
      </w:r>
    </w:p>
    <w:p w:rsidR="00000000" w:rsidDel="00000000" w:rsidP="00000000" w:rsidRDefault="00000000" w:rsidRPr="00000000" w14:paraId="00000002">
      <w:pPr>
        <w:pageBreakBefore w:val="0"/>
        <w:rPr>
          <w:rPrChange w:author="Craig Ostrowski" w:id="1" w:date="2022-10-30T19:25:00Z">
            <w:rPr/>
          </w:rPrChange>
        </w:rPr>
      </w:pPr>
      <w:ins w:author="Craig Ostrowski" w:id="0" w:date="2022-10-30T19:25:00Z">
        <w:r w:rsidDel="00000000" w:rsidR="00000000" w:rsidRPr="00000000">
          <w:rPr>
            <w:rtl w:val="0"/>
            <w:rPrChange w:author="Craig Ostrowski" w:id="1" w:date="2022-10-30T19:25:00Z">
              <w:rPr>
                <w:rFonts w:ascii="Impact" w:cs="Impact" w:eastAsia="Impact" w:hAnsi="Impact"/>
              </w:rPr>
            </w:rPrChange>
          </w:rPr>
          <w:t xml:space="preserve"> </w:t>
        </w:r>
      </w:ins>
      <w:del w:author="Craig Ostrowski" w:id="0" w:date="2022-10-30T19:25:00Z">
        <w:r w:rsidDel="00000000" w:rsidR="00000000" w:rsidRPr="00000000">
          <w:rPr>
            <w:rPrChange w:author="Craig Ostrowski" w:id="1" w:date="2022-10-30T19:25:00Z">
              <w:rPr/>
            </w:rPrChange>
          </w:rPr>
          <w:drawing>
            <wp:inline distB="114300" distT="114300" distL="114300" distR="114300">
              <wp:extent cx="5786438" cy="432434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6438" cy="432434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PrChange w:author="Craig Ostrowski" w:id="1" w:date="2022-10-30T19:25:00Z">
            <w:rPr>
              <w:rFonts w:ascii="Impact" w:cs="Impact" w:eastAsia="Impact" w:hAnsi="Impact"/>
            </w:rPr>
          </w:rPrChange>
        </w:rPr>
      </w:pPr>
      <w:bookmarkStart w:colFirst="0" w:colLast="0" w:name="_8whnjtr94xfy" w:id="1"/>
      <w:bookmarkEnd w:id="1"/>
      <w:r w:rsidDel="00000000" w:rsidR="00000000" w:rsidRPr="00000000">
        <w:rPr>
          <w:rtl w:val="0"/>
          <w:rPrChange w:author="Craig Ostrowski" w:id="1" w:date="2022-10-30T19:25:00Z">
            <w:rPr>
              <w:rFonts w:ascii="Impact" w:cs="Impact" w:eastAsia="Impact" w:hAnsi="Impact"/>
            </w:rPr>
          </w:rPrChange>
        </w:rPr>
        <w:t xml:space="preserve">X-Carriage Assembly</w:t>
      </w:r>
    </w:p>
    <w:p w:rsidR="00000000" w:rsidDel="00000000" w:rsidP="00000000" w:rsidRDefault="00000000" w:rsidRPr="00000000" w14:paraId="00000004">
      <w:pPr>
        <w:pStyle w:val="Heading2"/>
        <w:pageBreakBefore w:val="0"/>
        <w:rPr>
          <w:rPrChange w:author="Craig Ostrowski" w:id="1" w:date="2022-10-30T19:25:00Z">
            <w:rPr>
              <w:rFonts w:ascii="Impact" w:cs="Impact" w:eastAsia="Impact" w:hAnsi="Impact"/>
              <w:sz w:val="36"/>
              <w:szCs w:val="36"/>
            </w:rPr>
          </w:rPrChange>
        </w:rPr>
      </w:pPr>
      <w:bookmarkStart w:colFirst="0" w:colLast="0" w:name="_i3vvek9jvaet" w:id="2"/>
      <w:bookmarkEnd w:id="2"/>
      <w:r w:rsidDel="00000000" w:rsidR="00000000" w:rsidRPr="00000000">
        <w:rPr>
          <w:rPrChange w:author="Craig Ostrowski" w:id="1" w:date="2022-10-30T19:25:00Z">
            <w:rPr>
              <w:rFonts w:ascii="Impact" w:cs="Impact" w:eastAsia="Impact" w:hAnsi="Impact"/>
              <w:sz w:val="36"/>
              <w:szCs w:val="36"/>
            </w:rPr>
          </w:rPrChange>
        </w:rPr>
        <w:drawing>
          <wp:inline distB="114300" distT="114300" distL="114300" distR="114300">
            <wp:extent cx="5214938" cy="133716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133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rPr>
          <w:rPrChange w:author="Craig Ostrowski" w:id="1" w:date="2022-10-30T19:25:00Z">
            <w:rPr>
              <w:rFonts w:ascii="Impact" w:cs="Impact" w:eastAsia="Impact" w:hAnsi="Impact"/>
            </w:rPr>
          </w:rPrChange>
        </w:rPr>
      </w:pPr>
      <w:bookmarkStart w:colFirst="0" w:colLast="0" w:name="_mzvtx7rqz4rz" w:id="3"/>
      <w:bookmarkEnd w:id="3"/>
      <w:r w:rsidDel="00000000" w:rsidR="00000000" w:rsidRPr="00000000">
        <w:rPr>
          <w:rtl w:val="0"/>
          <w:rPrChange w:author="Craig Ostrowski" w:id="1" w:date="2022-10-30T19:25:00Z">
            <w:rPr>
              <w:rFonts w:ascii="Impact" w:cs="Impact" w:eastAsia="Impact" w:hAnsi="Impact"/>
            </w:rPr>
          </w:rPrChange>
        </w:rPr>
        <w:t xml:space="preserve">X-Carriage Dimensions</w:t>
      </w:r>
    </w:p>
    <w:p w:rsidR="00000000" w:rsidDel="00000000" w:rsidP="00000000" w:rsidRDefault="00000000" w:rsidRPr="00000000" w14:paraId="00000006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PrChange w:author="Craig Ostrowski" w:id="1" w:date="2022-10-30T19:25:00Z">
            <w:rPr/>
          </w:rPrChange>
        </w:rPr>
        <w:drawing>
          <wp:inline distB="114300" distT="114300" distL="114300" distR="114300">
            <wp:extent cx="4772025" cy="5524500"/>
            <wp:effectExtent b="0" l="0" r="0" t="0"/>
            <wp:docPr descr="X-Carriage Dimensions" id="1" name="image2.png"/>
            <a:graphic>
              <a:graphicData uri="http://schemas.openxmlformats.org/drawingml/2006/picture">
                <pic:pic>
                  <pic:nvPicPr>
                    <pic:cNvPr descr="X-Carriage Dimensions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rPr>
          <w:rPrChange w:author="Craig Ostrowski" w:id="1" w:date="2022-10-30T19:25:00Z">
            <w:rPr>
              <w:rFonts w:ascii="Impact" w:cs="Impact" w:eastAsia="Impact" w:hAnsi="Impact"/>
            </w:rPr>
          </w:rPrChange>
        </w:rPr>
      </w:pPr>
      <w:bookmarkStart w:colFirst="0" w:colLast="0" w:name="_pgw0g9bipjoj" w:id="4"/>
      <w:bookmarkEnd w:id="4"/>
      <w:r w:rsidDel="00000000" w:rsidR="00000000" w:rsidRPr="00000000">
        <w:rPr>
          <w:rtl w:val="0"/>
          <w:rPrChange w:author="Craig Ostrowski" w:id="1" w:date="2022-10-30T19:25:00Z">
            <w:rPr>
              <w:rFonts w:ascii="Impact" w:cs="Impact" w:eastAsia="Impact" w:hAnsi="Impact"/>
            </w:rPr>
          </w:rPrChange>
        </w:rPr>
        <w:t xml:space="preserve">X-Carriage Assembly CAD</w:t>
      </w:r>
    </w:p>
    <w:p w:rsidR="00000000" w:rsidDel="00000000" w:rsidP="00000000" w:rsidRDefault="00000000" w:rsidRPr="00000000" w14:paraId="0000000A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PrChange w:author="Craig Ostrowski" w:id="1" w:date="2022-10-30T19:25:00Z">
            <w:rPr/>
          </w:rPrChange>
        </w:rPr>
        <w:drawing>
          <wp:inline distB="114300" distT="114300" distL="114300" distR="114300">
            <wp:extent cx="5943600" cy="4737100"/>
            <wp:effectExtent b="0" l="0" r="0" t="0"/>
            <wp:docPr descr="X-Carriage Assembly CAD" id="3" name="image1.png"/>
            <a:graphic>
              <a:graphicData uri="http://schemas.openxmlformats.org/drawingml/2006/picture">
                <pic:pic>
                  <pic:nvPicPr>
                    <pic:cNvPr descr="X-Carriage Assembly CA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rPr>
          <w:rPrChange w:author="Craig Ostrowski" w:id="1" w:date="2022-10-30T19:25:00Z">
            <w:rPr>
              <w:rFonts w:ascii="Impact" w:cs="Impact" w:eastAsia="Impact" w:hAnsi="Impact"/>
            </w:rPr>
          </w:rPrChange>
        </w:rPr>
      </w:pPr>
      <w:bookmarkStart w:colFirst="0" w:colLast="0" w:name="_m4cc3kk6y29u" w:id="5"/>
      <w:bookmarkEnd w:id="5"/>
      <w:hyperlink r:id="rId10">
        <w:r w:rsidDel="00000000" w:rsidR="00000000" w:rsidRPr="00000000">
          <w:rPr>
            <w:rtl w:val="0"/>
            <w:rPrChange w:author="Craig Ostrowski" w:id="1" w:date="2022-10-30T19:25:00Z">
              <w:rPr>
                <w:rFonts w:ascii="Impact" w:cs="Impact" w:eastAsia="Impact" w:hAnsi="Impact"/>
                <w:color w:val="1155cc"/>
                <w:u w:val="single"/>
              </w:rPr>
            </w:rPrChange>
          </w:rPr>
          <w:t xml:space="preserve">X-Carriage</w:t>
        </w:r>
      </w:hyperlink>
      <w:r w:rsidDel="00000000" w:rsidR="00000000" w:rsidRPr="00000000">
        <w:rPr>
          <w:rtl w:val="0"/>
          <w:rPrChange w:author="Craig Ostrowski" w:id="1" w:date="2022-10-30T19:25:00Z">
            <w:rPr>
              <w:rFonts w:ascii="Impact" w:cs="Impact" w:eastAsia="Impact" w:hAnsi="Impact"/>
            </w:rPr>
          </w:rPrChange>
        </w:rPr>
        <w:t xml:space="preserve"> </w:t>
      </w:r>
      <w:hyperlink r:id="rId11">
        <w:r w:rsidDel="00000000" w:rsidR="00000000" w:rsidRPr="00000000">
          <w:rPr>
            <w:rtl w:val="0"/>
            <w:rPrChange w:author="Craig Ostrowski" w:id="1" w:date="2022-10-30T19:25:00Z">
              <w:rPr>
                <w:rFonts w:ascii="Impact" w:cs="Impact" w:eastAsia="Impact" w:hAnsi="Impact"/>
                <w:color w:val="1155cc"/>
                <w:u w:val="single"/>
              </w:rPr>
            </w:rPrChange>
          </w:rPr>
          <w:t xml:space="preserve">Screws</w:t>
        </w:r>
      </w:hyperlink>
      <w:r w:rsidDel="00000000" w:rsidR="00000000" w:rsidRPr="00000000">
        <w:rPr>
          <w:rtl w:val="0"/>
          <w:rPrChange w:author="Craig Ostrowski" w:id="1" w:date="2022-10-30T19:25:00Z">
            <w:rPr>
              <w:rFonts w:ascii="Impact" w:cs="Impact" w:eastAsia="Impact" w:hAnsi="Impact"/>
            </w:rPr>
          </w:rPrChange>
        </w:rPr>
        <w:t xml:space="preserve"> </w:t>
      </w:r>
      <w:hyperlink r:id="rId12">
        <w:r w:rsidDel="00000000" w:rsidR="00000000" w:rsidRPr="00000000">
          <w:rPr>
            <w:rtl w:val="0"/>
            <w:rPrChange w:author="Craig Ostrowski" w:id="1" w:date="2022-10-30T19:25:00Z">
              <w:rPr>
                <w:rFonts w:ascii="Impact" w:cs="Impact" w:eastAsia="Impact" w:hAnsi="Impact"/>
                <w:color w:val="1155cc"/>
                <w:u w:val="single"/>
              </w:rPr>
            </w:rPrChange>
          </w:rPr>
          <w:t xml:space="preserve">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435"/>
        <w:gridCol w:w="3345"/>
        <w:tblGridChange w:id="0">
          <w:tblGrid>
            <w:gridCol w:w="2205"/>
            <w:gridCol w:w="3435"/>
            <w:gridCol w:w="33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M3x8mm Long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hyperlink r:id="rId13">
              <w:r w:rsidDel="00000000" w:rsidR="00000000" w:rsidRPr="00000000">
                <w:rPr>
                  <w:rtl w:val="0"/>
                  <w:rPrChange w:author="Craig Ostrowski" w:id="1" w:date="2022-10-30T19:25:00Z">
                    <w:rPr>
                      <w:color w:val="1155cc"/>
                      <w:sz w:val="20"/>
                      <w:szCs w:val="20"/>
                      <w:u w:val="single"/>
                    </w:rPr>
                  </w:rPrChange>
                </w:rPr>
                <w:t xml:space="preserve">Mounts to Carriage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12pcs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M3x6mm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hyperlink r:id="rId14">
              <w:r w:rsidDel="00000000" w:rsidR="00000000" w:rsidRPr="00000000">
                <w:rPr>
                  <w:rtl w:val="0"/>
                  <w:rPrChange w:author="Craig Ostrowski" w:id="1" w:date="2022-10-30T19:25:00Z">
                    <w:rPr>
                      <w:color w:val="1155cc"/>
                      <w:sz w:val="20"/>
                      <w:szCs w:val="20"/>
                      <w:u w:val="single"/>
                    </w:rPr>
                  </w:rPrChange>
                </w:rPr>
                <w:t xml:space="preserve">Carriage to Linear Rail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12pcs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M3x35mm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hyperlink r:id="rId15">
              <w:r w:rsidDel="00000000" w:rsidR="00000000" w:rsidRPr="00000000">
                <w:rPr>
                  <w:rtl w:val="0"/>
                  <w:rPrChange w:author="Craig Ostrowski" w:id="1" w:date="2022-10-30T19:25:00Z">
                    <w:rPr>
                      <w:color w:val="1155cc"/>
                      <w:sz w:val="20"/>
                      <w:szCs w:val="20"/>
                      <w:u w:val="single"/>
                    </w:rPr>
                  </w:rPrChange>
                </w:rPr>
                <w:t xml:space="preserve">C-Carriage Insert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8pcs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M5x20mm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hyperlink r:id="rId16">
              <w:r w:rsidDel="00000000" w:rsidR="00000000" w:rsidRPr="00000000">
                <w:rPr>
                  <w:rtl w:val="0"/>
                  <w:rPrChange w:author="Craig Ostrowski" w:id="1" w:date="2022-10-30T19:25:00Z">
                    <w:rPr>
                      <w:color w:val="1155cc"/>
                      <w:sz w:val="20"/>
                      <w:szCs w:val="20"/>
                      <w:u w:val="single"/>
                    </w:rPr>
                  </w:rPrChange>
                </w:rPr>
                <w:t xml:space="preserve">C-Carriage to Extrusion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center"/>
              <w:rPr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rtl w:val="0"/>
                <w:rPrChange w:author="Craig Ostrowski" w:id="1" w:date="2022-10-30T19:25:00Z">
                  <w:rPr>
                    <w:sz w:val="20"/>
                    <w:szCs w:val="20"/>
                  </w:rPr>
                </w:rPrChange>
              </w:rPr>
              <w:t xml:space="preserve">6pcs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ageBreakBefore w:val="0"/>
        <w:rPr>
          <w:rPrChange w:author="Craig Ostrowski" w:id="1" w:date="2022-10-30T19:25:00Z">
            <w:rPr/>
          </w:rPrChange>
        </w:rPr>
      </w:pPr>
      <w:bookmarkStart w:colFirst="0" w:colLast="0" w:name="_m8zw6s5edrv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ageBreakBefore w:val="0"/>
        <w:rPr>
          <w:rPrChange w:author="Craig Ostrowski" w:id="1" w:date="2022-10-30T19:25:00Z">
            <w:rPr>
              <w:sz w:val="36"/>
              <w:szCs w:val="36"/>
            </w:rPr>
          </w:rPrChange>
        </w:rPr>
      </w:pPr>
      <w:bookmarkStart w:colFirst="0" w:colLast="0" w:name="_5p94ot7eoe0a" w:id="7"/>
      <w:bookmarkEnd w:id="7"/>
      <w:r w:rsidDel="00000000" w:rsidR="00000000" w:rsidRPr="00000000">
        <w:rPr>
          <w:rtl w:val="0"/>
          <w:rPrChange w:author="Craig Ostrowski" w:id="1" w:date="2022-10-30T19:25:00Z">
            <w:rPr>
              <w:rFonts w:ascii="Impact" w:cs="Impact" w:eastAsia="Impact" w:hAnsi="Impact"/>
              <w:sz w:val="36"/>
              <w:szCs w:val="36"/>
            </w:rPr>
          </w:rPrChange>
        </w:rPr>
        <w:t xml:space="preserve">Related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PrChange w:author="Craig Ostrowski" w:id="1" w:date="2022-10-30T19:25:00Z">
            <w:rPr/>
          </w:rPrChange>
        </w:rPr>
      </w:pPr>
      <w:hyperlink r:id="rId17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PrChange w:author="Craig Ostrowski" w:id="1" w:date="2022-10-30T19:25:00Z">
            <w:rPr/>
          </w:rPrChange>
        </w:rPr>
      </w:pPr>
      <w:hyperlink r:id="rId18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Igus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PrChange w:author="Craig Ostrowski" w:id="1" w:date="2022-10-30T19:25:00Z">
            <w:rPr/>
          </w:rPrChange>
        </w:rPr>
      </w:pPr>
      <w:hyperlink r:id="rId19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Linear 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PrChange w:author="Craig Ostrowski" w:id="1" w:date="2022-10-30T19:25:00Z">
            <w:rPr/>
          </w:rPrChange>
        </w:rPr>
      </w:pPr>
      <w:hyperlink r:id="rId20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WorkHorse 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PrChange w:author="Craig Ostrowski" w:id="1" w:date="2022-10-30T19:25:00Z">
            <w:rPr/>
          </w:rPrChange>
        </w:rPr>
      </w:pPr>
      <w:hyperlink r:id="rId21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WorkHorse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PrChange w:author="Craig Ostrowski" w:id="1" w:date="2022-10-30T19:25:00Z">
            <w:rPr/>
          </w:rPrChange>
        </w:rPr>
      </w:pPr>
      <w:hyperlink r:id="rId22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WorkHorse Printer: Users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PrChange w:author="Craig Ostrowski" w:id="1" w:date="2022-10-30T19:25:00Z">
            <w:rPr/>
          </w:rPrChange>
        </w:rPr>
      </w:pPr>
      <w:hyperlink r:id="rId23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PrChange w:author="Craig Ostrowski" w:id="1" w:date="2022-10-30T19:25:00Z">
            <w:rPr/>
          </w:rPrChange>
        </w:rPr>
      </w:pPr>
      <w:hyperlink r:id="rId24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PrChange w:author="Craig Ostrowski" w:id="1" w:date="2022-10-30T19:25:00Z">
            <w:rPr/>
          </w:rPrChange>
        </w:rPr>
      </w:pPr>
      <w:hyperlink r:id="rId25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PrChange w:author="Craig Ostrowski" w:id="1" w:date="2022-10-30T19:25:00Z">
            <w:rPr/>
          </w:rPrChange>
        </w:rPr>
      </w:pPr>
      <w:hyperlink r:id="rId26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Recommended Print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PrChange w:author="Craig Ostrowski" w:id="1" w:date="2022-10-30T19:25:00Z">
            <w:rPr/>
          </w:rPrChange>
        </w:rPr>
      </w:pPr>
      <w:hyperlink r:id="rId27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PrChange w:author="Craig Ostrowski" w:id="1" w:date="2022-10-30T19:25:00Z">
            <w:rPr>
              <w:b w:val="1"/>
              <w:bCs w:val="1"/>
              <w:sz w:val="28"/>
              <w:szCs w:val="28"/>
              <w:u w:val="single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PrChange w:author="Craig Ostrowski" w:id="1" w:date="2022-10-30T19:25:00Z">
            <w:rPr>
              <w:b w:val="1"/>
              <w:bCs w:val="1"/>
            </w:rPr>
          </w:rPrChange>
        </w:rPr>
      </w:pPr>
      <w:r w:rsidDel="00000000" w:rsidR="00000000" w:rsidRPr="00000000">
        <w:rPr>
          <w:rtl w:val="0"/>
          <w:rPrChange w:author="Craig Ostrowski" w:id="1" w:date="2022-10-30T19:25:00Z">
            <w:rPr>
              <w:b w:val="1"/>
              <w:bCs w:val="1"/>
            </w:rPr>
          </w:rPrChange>
        </w:rPr>
        <w:t xml:space="preserve">Firmware Files</w:t>
      </w:r>
    </w:p>
    <w:p w:rsidR="00000000" w:rsidDel="00000000" w:rsidP="00000000" w:rsidRDefault="00000000" w:rsidRPr="00000000" w14:paraId="0000002D">
      <w:pPr>
        <w:pageBreakBefore w:val="0"/>
        <w:rPr>
          <w:rPrChange w:author="Craig Ostrowski" w:id="1" w:date="2022-10-30T19:25:00Z">
            <w:rPr/>
          </w:rPrChange>
        </w:rPr>
      </w:pPr>
      <w:hyperlink r:id="rId28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PrChange w:author="Craig Ostrowski" w:id="1" w:date="2022-10-30T19:25:00Z">
            <w:rPr/>
          </w:rPrChange>
        </w:rPr>
      </w:pPr>
      <w:hyperlink r:id="rId29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PrChange w:author="Craig Ostrowski" w:id="1" w:date="2022-10-30T19:25:00Z">
            <w:rPr/>
          </w:rPrChange>
        </w:rPr>
      </w:pPr>
      <w:hyperlink r:id="rId30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PrChange w:author="Craig Ostrowski" w:id="1" w:date="2022-10-30T19:25:00Z">
            <w:rPr/>
          </w:rPrChange>
        </w:rPr>
      </w:pPr>
      <w:hyperlink r:id="rId31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PrChange w:author="Craig Ostrowski" w:id="1" w:date="2022-10-30T19:25:00Z">
            <w:rPr/>
          </w:rPrChange>
        </w:rPr>
      </w:pPr>
      <w:hyperlink r:id="rId32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PrChange w:author="Craig Ostrowski" w:id="1" w:date="2022-10-30T19:25:00Z">
            <w:rPr>
              <w:b w:val="1"/>
              <w:bCs w:val="1"/>
              <w:sz w:val="28"/>
              <w:szCs w:val="28"/>
            </w:rPr>
          </w:rPrChange>
        </w:rPr>
      </w:pPr>
      <w:r w:rsidDel="00000000" w:rsidR="00000000" w:rsidRPr="00000000">
        <w:rPr>
          <w:rtl w:val="0"/>
          <w:rPrChange w:author="Craig Ostrowski" w:id="1" w:date="2022-10-30T19:25:00Z">
            <w:rPr>
              <w:b w:val="1"/>
              <w:bCs w:val="1"/>
              <w:sz w:val="28"/>
              <w:szCs w:val="28"/>
            </w:rPr>
          </w:rPrChange>
        </w:rPr>
        <w:t xml:space="preserve">Duet 3 Mainboard Setup</w:t>
      </w:r>
    </w:p>
    <w:p w:rsidR="00000000" w:rsidDel="00000000" w:rsidP="00000000" w:rsidRDefault="00000000" w:rsidRPr="00000000" w14:paraId="00000035">
      <w:pPr>
        <w:pageBreakBefore w:val="0"/>
        <w:rPr>
          <w:rPrChange w:author="Craig Ostrowski" w:id="1" w:date="2022-10-30T19:25:00Z">
            <w:rPr/>
          </w:rPrChange>
        </w:rPr>
      </w:pPr>
      <w:hyperlink r:id="rId33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PrChange w:author="Craig Ostrowski" w:id="1" w:date="2022-10-30T19:25:00Z">
            <w:rPr/>
          </w:rPrChange>
        </w:rPr>
      </w:pPr>
      <w:hyperlink r:id="rId34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PrChange w:author="Craig Ostrowski" w:id="1" w:date="2022-10-30T19:25:00Z">
            <w:rPr>
              <w:b w:val="1"/>
              <w:bCs w:val="1"/>
              <w:sz w:val="28"/>
              <w:szCs w:val="28"/>
            </w:rPr>
          </w:rPrChange>
        </w:rPr>
      </w:pPr>
      <w:r w:rsidDel="00000000" w:rsidR="00000000" w:rsidRPr="00000000">
        <w:rPr>
          <w:rtl w:val="0"/>
          <w:rPrChange w:author="Craig Ostrowski" w:id="1" w:date="2022-10-30T19:25:00Z">
            <w:rPr>
              <w:b w:val="1"/>
              <w:bCs w:val="1"/>
              <w:sz w:val="28"/>
              <w:szCs w:val="28"/>
            </w:rPr>
          </w:rPrChange>
        </w:rPr>
        <w:t xml:space="preserve">Duet Wifi </w:t>
      </w:r>
    </w:p>
    <w:p w:rsidR="00000000" w:rsidDel="00000000" w:rsidP="00000000" w:rsidRDefault="00000000" w:rsidRPr="00000000" w14:paraId="0000003B">
      <w:pPr>
        <w:pageBreakBefore w:val="0"/>
        <w:rPr>
          <w:rPrChange w:author="Craig Ostrowski" w:id="1" w:date="2022-10-30T19:25:00Z">
            <w:rPr/>
          </w:rPrChange>
        </w:rPr>
      </w:pPr>
      <w:hyperlink r:id="rId35">
        <w:r w:rsidDel="00000000" w:rsidR="00000000" w:rsidRPr="00000000">
          <w:rPr>
            <w:rtl w:val="0"/>
            <w:rPrChange w:author="Craig Ostrowski" w:id="1" w:date="2022-10-30T19:25:00Z">
              <w:rPr>
                <w:color w:val="1155cc"/>
                <w:u w:val="single"/>
              </w:rPr>
            </w:rPrChange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PrChange w:author="Craig Ostrowski" w:id="1" w:date="2022-10-30T19:25:00Z">
            <w:rPr>
              <w:b w:val="1"/>
              <w:bCs w:val="1"/>
              <w:sz w:val="28"/>
              <w:szCs w:val="28"/>
              <w:u w:val="single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PrChange w:author="Craig Ostrowski" w:id="1" w:date="2022-10-30T19:25:00Z">
            <w:rPr/>
          </w:rPrChange>
        </w:rPr>
      </w:pPr>
      <w:r w:rsidDel="00000000" w:rsidR="00000000" w:rsidRPr="00000000">
        <w:rPr>
          <w:rtl w:val="0"/>
        </w:rPr>
      </w:r>
    </w:p>
    <w:sectPr>
      <w:headerReference r:id="rId3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>
        <w:rPrChange w:author="Craig Ostrowski" w:id="1" w:date="2022-10-30T19:25:00Z">
          <w:rPr/>
        </w:rPrChange>
      </w:rPr>
    </w:pPr>
    <w:r w:rsidDel="00000000" w:rsidR="00000000" w:rsidRPr="00000000">
      <w:rPr>
        <w:rtl w:val="0"/>
        <w:rPrChange w:author="Craig Ostrowski" w:id="1" w:date="2022-10-30T19:25:00Z">
          <w:rPr/>
        </w:rPrChange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1l-3uNonx_ORs6nRXxofR3ey-8DSHwf5zI4f2QxJN4M/edit" TargetMode="External"/><Relationship Id="rId22" Type="http://schemas.openxmlformats.org/officeDocument/2006/relationships/hyperlink" Target="https://sites.google.com/view/3d-distributed/workhorse-3d-printer/workhorse-users-guide" TargetMode="External"/><Relationship Id="rId21" Type="http://schemas.openxmlformats.org/officeDocument/2006/relationships/hyperlink" Target="https://docs.google.com/document/d/1tyXfH3g6K89xX_Ir5P1Cku5HxUyDW9Y8HD_WZzWSjEU/edit?usp=sharing" TargetMode="External"/><Relationship Id="rId24" Type="http://schemas.openxmlformats.org/officeDocument/2006/relationships/hyperlink" Target="https://sites.google.com/view/3d-distributed/duet3d" TargetMode="External"/><Relationship Id="rId23" Type="http://schemas.openxmlformats.org/officeDocument/2006/relationships/hyperlink" Target="https://sites.google.com/view/3d-distributed/duet3d/duet-wifi-set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docs.google.com/document/d/1IZFelTSa1QoiLYPHHzwA-bryYOgIkPfAM6Bs-wMMmuE/edit?usp=sharing" TargetMode="External"/><Relationship Id="rId25" Type="http://schemas.openxmlformats.org/officeDocument/2006/relationships/hyperlink" Target="https://sites.google.com/view/3d-distributed/workhorse-3d-printer" TargetMode="External"/><Relationship Id="rId28" Type="http://schemas.openxmlformats.org/officeDocument/2006/relationships/hyperlink" Target="https://docs.google.com/document/d/1Z7H3MhuLjyRtUvzmKyd-7EZpcj1R-si165f-2WfYb68/edit?usp=sharing" TargetMode="External"/><Relationship Id="rId27" Type="http://schemas.openxmlformats.org/officeDocument/2006/relationships/hyperlink" Target="https://sites.google.com/view/3d-distributed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docs.google.com/document/d/1mtBjPnGkNSrJmjoYIh9kVYk1DMpiVb8niF06arA86gU/edit?usp=sharing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2.png"/><Relationship Id="rId31" Type="http://schemas.openxmlformats.org/officeDocument/2006/relationships/hyperlink" Target="https://docs.google.com/document/d/1yo46as49-cGFdcjjqbbrg0QzoIXnvK1KG6L9Gl-zKIg/edit?usp=sharing" TargetMode="External"/><Relationship Id="rId30" Type="http://schemas.openxmlformats.org/officeDocument/2006/relationships/hyperlink" Target="https://docs.google.com/document/d/1m5p8moNY7pOHdlLEAtOHyoTMHUtGtrw5QezXQqYZI64/edit?usp=sharing" TargetMode="External"/><Relationship Id="rId11" Type="http://schemas.openxmlformats.org/officeDocument/2006/relationships/hyperlink" Target="https://docs.google.com/spreadsheets/d/1xqQ-aq_3ZNqMVwZhQ_9SjJLPg1lEq4DKQfKBQlHc3L0/edit?usp=sharing" TargetMode="External"/><Relationship Id="rId33" Type="http://schemas.openxmlformats.org/officeDocument/2006/relationships/hyperlink" Target="https://docs.google.com/document/d/1bm3AtEbsbShLfjF4iGNqa4nEGpAybNlm8NBw8Sk5qUU/edit?usp=sharing" TargetMode="External"/><Relationship Id="rId10" Type="http://schemas.openxmlformats.org/officeDocument/2006/relationships/hyperlink" Target="https://drive.google.com/drive/folders/1owRPDJsEINNsixiYpZHzgRKdpy37R1Eb?usp=sharing" TargetMode="External"/><Relationship Id="rId32" Type="http://schemas.openxmlformats.org/officeDocument/2006/relationships/hyperlink" Target="https://docs.google.com/document/d/1Bod-yOZ-DhA65hHdB_VGRce3HOvEfg0zwkJnQ960jIQ/edit?usp=sharing" TargetMode="External"/><Relationship Id="rId13" Type="http://schemas.openxmlformats.org/officeDocument/2006/relationships/hyperlink" Target="https://drive.google.com/drive/folders/1owRPDJsEINNsixiYpZHzgRKdpy37R1Eb?usp=sharing" TargetMode="External"/><Relationship Id="rId35" Type="http://schemas.openxmlformats.org/officeDocument/2006/relationships/hyperlink" Target="https://3ddistributed.com/duet-wifi/" TargetMode="External"/><Relationship Id="rId12" Type="http://schemas.openxmlformats.org/officeDocument/2006/relationships/hyperlink" Target="https://drive.google.com/file/d/1DFuWNZOoG8Cqf1KFIUr0Qn61HkigWl7B/view?usp=sharing" TargetMode="External"/><Relationship Id="rId34" Type="http://schemas.openxmlformats.org/officeDocument/2006/relationships/hyperlink" Target="https://docs.google.com/document/d/1ytjxWQzecUl3QdDAR5aDz4xVt8oFB6Cd61SR4g5RfGQ/edit?usp=sharing" TargetMode="External"/><Relationship Id="rId15" Type="http://schemas.openxmlformats.org/officeDocument/2006/relationships/hyperlink" Target="https://drive.google.com/drive/folders/1owRPDJsEINNsixiYpZHzgRKdpy37R1Eb?usp=sharing" TargetMode="External"/><Relationship Id="rId14" Type="http://schemas.openxmlformats.org/officeDocument/2006/relationships/hyperlink" Target="https://docs.google.com/document/d/1zGdifNBKjFR1vIV_wQlnzeo_nN2lgHoS-yEsJkQ0uXg/edit?usp=sharing" TargetMode="External"/><Relationship Id="rId36" Type="http://schemas.openxmlformats.org/officeDocument/2006/relationships/header" Target="header1.xml"/><Relationship Id="rId17" Type="http://schemas.openxmlformats.org/officeDocument/2006/relationships/hyperlink" Target="https://drive.google.com/file/d/1DFuWNZOoG8Cqf1KFIUr0Qn61HkigWl7B/view?usp=sharing" TargetMode="External"/><Relationship Id="rId16" Type="http://schemas.openxmlformats.org/officeDocument/2006/relationships/hyperlink" Target="https://drive.google.com/drive/folders/1owRPDJsEINNsixiYpZHzgRKdpy37R1Eb?usp=sharing" TargetMode="External"/><Relationship Id="rId19" Type="http://schemas.openxmlformats.org/officeDocument/2006/relationships/hyperlink" Target="https://docs.google.com/document/d/1zGdifNBKjFR1vIV_wQlnzeo_nN2lgHoS-yEsJkQ0uXg/edit?usp=sharing" TargetMode="External"/><Relationship Id="rId18" Type="http://schemas.openxmlformats.org/officeDocument/2006/relationships/hyperlink" Target="https://docs.google.com/document/d/1KlfmatUR9xLh5apDLJgf9mmEjynAkl-YotgW3cAVlc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